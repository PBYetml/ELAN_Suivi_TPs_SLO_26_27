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07BB" w14:textId="77777777" w:rsidR="00460DF4" w:rsidRDefault="00460DF4" w:rsidP="007B72EA">
      <w:pPr>
        <w:pBdr>
          <w:bottom w:val="single" w:sz="4" w:space="10" w:color="auto"/>
        </w:pBdr>
        <w:jc w:val="center"/>
        <w:rPr>
          <w:rFonts w:ascii="Arial" w:hAnsi="Arial" w:cs="Arial"/>
          <w:color w:val="003366"/>
          <w:sz w:val="48"/>
          <w:szCs w:val="48"/>
        </w:rPr>
      </w:pPr>
    </w:p>
    <w:p w14:paraId="3F6407BC" w14:textId="77777777" w:rsidR="00460DF4" w:rsidRPr="004E7573" w:rsidRDefault="00460DF4" w:rsidP="00460DF4">
      <w:pPr>
        <w:pBdr>
          <w:bottom w:val="single" w:sz="4" w:space="10" w:color="auto"/>
        </w:pBdr>
        <w:jc w:val="center"/>
        <w:rPr>
          <w:sz w:val="48"/>
          <w:szCs w:val="48"/>
        </w:rPr>
      </w:pPr>
      <w:r w:rsidRPr="004E7573">
        <w:rPr>
          <w:sz w:val="48"/>
          <w:szCs w:val="48"/>
        </w:rPr>
        <w:t>Rapport de laboratoire</w:t>
      </w:r>
    </w:p>
    <w:p w14:paraId="3F6407BD" w14:textId="77777777" w:rsidR="00A608B5" w:rsidRPr="004E7573" w:rsidRDefault="00A608B5" w:rsidP="00460DF4">
      <w:pPr>
        <w:pBdr>
          <w:bottom w:val="single" w:sz="4" w:space="10" w:color="auto"/>
        </w:pBdr>
        <w:jc w:val="center"/>
        <w:rPr>
          <w:sz w:val="48"/>
          <w:szCs w:val="48"/>
        </w:rPr>
      </w:pPr>
    </w:p>
    <w:p w14:paraId="3F6407BE" w14:textId="77777777" w:rsidR="00A608B5" w:rsidRPr="004E7573" w:rsidRDefault="00A608B5" w:rsidP="00A608B5">
      <w:pPr>
        <w:jc w:val="center"/>
        <w:rPr>
          <w:b/>
          <w:sz w:val="36"/>
          <w:szCs w:val="36"/>
        </w:rPr>
      </w:pPr>
    </w:p>
    <w:p w14:paraId="3F6407BF" w14:textId="77777777" w:rsidR="00A608B5" w:rsidRPr="004E7573" w:rsidRDefault="00A608B5" w:rsidP="00A608B5">
      <w:pPr>
        <w:jc w:val="center"/>
        <w:rPr>
          <w:b/>
          <w:sz w:val="36"/>
          <w:szCs w:val="36"/>
        </w:rPr>
      </w:pPr>
      <w:r w:rsidRPr="004E7573">
        <w:rPr>
          <w:b/>
          <w:sz w:val="36"/>
          <w:szCs w:val="36"/>
        </w:rPr>
        <w:t xml:space="preserve">Ecole supérieure </w:t>
      </w:r>
    </w:p>
    <w:p w14:paraId="3F6407C0" w14:textId="77777777" w:rsidR="00A608B5" w:rsidRPr="004E7573" w:rsidRDefault="00A608B5" w:rsidP="00A608B5">
      <w:pPr>
        <w:jc w:val="center"/>
        <w:rPr>
          <w:sz w:val="28"/>
          <w:szCs w:val="28"/>
        </w:rPr>
      </w:pPr>
      <w:r w:rsidRPr="004E7573">
        <w:rPr>
          <w:sz w:val="28"/>
          <w:szCs w:val="28"/>
        </w:rPr>
        <w:t>Électronique</w:t>
      </w:r>
    </w:p>
    <w:p w14:paraId="3F6407C1" w14:textId="77777777" w:rsidR="00A608B5" w:rsidRPr="004E7573" w:rsidRDefault="00A608B5" w:rsidP="00A608B5">
      <w:pPr>
        <w:jc w:val="center"/>
        <w:rPr>
          <w:sz w:val="28"/>
          <w:szCs w:val="28"/>
        </w:rPr>
      </w:pPr>
    </w:p>
    <w:p w14:paraId="3F6407C2" w14:textId="083AEAF2" w:rsidR="00A608B5" w:rsidRPr="004E7573" w:rsidRDefault="00A608B5" w:rsidP="00A608B5">
      <w:pPr>
        <w:jc w:val="center"/>
        <w:rPr>
          <w:sz w:val="28"/>
          <w:szCs w:val="28"/>
        </w:rPr>
      </w:pPr>
      <w:r w:rsidRPr="004E7573">
        <w:rPr>
          <w:sz w:val="28"/>
          <w:szCs w:val="28"/>
        </w:rPr>
        <w:t>Laboratoire </w:t>
      </w:r>
    </w:p>
    <w:p w14:paraId="3F6407C4" w14:textId="77777777" w:rsidR="00A608B5" w:rsidRPr="004E7573" w:rsidRDefault="00A608B5" w:rsidP="00A608B5">
      <w:pPr>
        <w:jc w:val="center"/>
        <w:rPr>
          <w:b/>
          <w:color w:val="003366"/>
          <w:sz w:val="28"/>
          <w:szCs w:val="28"/>
        </w:rPr>
      </w:pPr>
    </w:p>
    <w:p w14:paraId="3F6407C5" w14:textId="77777777" w:rsidR="00A608B5" w:rsidRPr="004E7573" w:rsidRDefault="00A608B5" w:rsidP="00A608B5">
      <w:pPr>
        <w:pBdr>
          <w:top w:val="single" w:sz="4" w:space="1" w:color="auto"/>
        </w:pBdr>
        <w:jc w:val="center"/>
        <w:rPr>
          <w:b/>
          <w:color w:val="003366"/>
          <w:sz w:val="28"/>
          <w:szCs w:val="28"/>
        </w:rPr>
      </w:pPr>
    </w:p>
    <w:p w14:paraId="3F6407C6" w14:textId="4DB8B3C5" w:rsidR="00D4214C" w:rsidRPr="004E7573" w:rsidRDefault="00E346CF" w:rsidP="007044E4">
      <w:pPr>
        <w:pStyle w:val="Titre"/>
        <w:rPr>
          <w:rFonts w:ascii="Times New Roman" w:hAnsi="Times New Roman" w:cs="Times New Roman"/>
        </w:rPr>
      </w:pPr>
      <w:bookmarkStart w:id="0" w:name="_Toc241153639"/>
      <w:r w:rsidRPr="004E7573">
        <w:rPr>
          <w:rFonts w:ascii="Times New Roman" w:hAnsi="Times New Roman" w:cs="Times New Roman"/>
        </w:rPr>
        <w:t>Diode en commutation</w:t>
      </w:r>
      <w:bookmarkEnd w:id="0"/>
    </w:p>
    <w:p w14:paraId="364099BD" w14:textId="77777777" w:rsidR="00F90AEB" w:rsidRPr="004E7573" w:rsidRDefault="00F90AEB" w:rsidP="00C81A77"/>
    <w:p w14:paraId="3F6407C7" w14:textId="77777777" w:rsidR="00A608B5" w:rsidRPr="004E7573" w:rsidRDefault="00A608B5" w:rsidP="00A608B5">
      <w:pPr>
        <w:pBdr>
          <w:top w:val="single" w:sz="4" w:space="1" w:color="auto"/>
        </w:pBdr>
        <w:jc w:val="center"/>
        <w:rPr>
          <w:b/>
          <w:color w:val="003366"/>
          <w:sz w:val="28"/>
          <w:szCs w:val="28"/>
        </w:rPr>
      </w:pPr>
    </w:p>
    <w:p w14:paraId="3F6407C8" w14:textId="77777777" w:rsidR="00A608B5" w:rsidRPr="004E7573" w:rsidRDefault="00A608B5" w:rsidP="00A608B5">
      <w:pPr>
        <w:rPr>
          <w:sz w:val="28"/>
          <w:szCs w:val="28"/>
        </w:rPr>
      </w:pPr>
    </w:p>
    <w:p w14:paraId="3F6407C9" w14:textId="77777777" w:rsidR="00A608B5" w:rsidRPr="004E7573" w:rsidRDefault="00A608B5" w:rsidP="00A608B5">
      <w:pPr>
        <w:jc w:val="center"/>
        <w:rPr>
          <w:b/>
          <w:sz w:val="28"/>
          <w:szCs w:val="28"/>
        </w:rPr>
      </w:pPr>
      <w:r w:rsidRPr="004E7573">
        <w:rPr>
          <w:b/>
          <w:sz w:val="28"/>
          <w:szCs w:val="28"/>
        </w:rPr>
        <w:t>Réalisé par :</w:t>
      </w:r>
    </w:p>
    <w:p w14:paraId="3F6407CA" w14:textId="77777777" w:rsidR="00A608B5" w:rsidRPr="004E7573" w:rsidRDefault="00A608B5" w:rsidP="00A608B5">
      <w:pPr>
        <w:rPr>
          <w:sz w:val="28"/>
          <w:szCs w:val="28"/>
        </w:rPr>
      </w:pPr>
    </w:p>
    <w:p w14:paraId="3F6407CB" w14:textId="49A7A09D" w:rsidR="00A608B5" w:rsidRPr="004E7573" w:rsidRDefault="00E346CF" w:rsidP="00A608B5">
      <w:pPr>
        <w:jc w:val="center"/>
        <w:rPr>
          <w:sz w:val="28"/>
          <w:szCs w:val="28"/>
        </w:rPr>
      </w:pPr>
      <w:r w:rsidRPr="004E7573">
        <w:rPr>
          <w:sz w:val="28"/>
          <w:szCs w:val="28"/>
        </w:rPr>
        <w:t>Luc Derré</w:t>
      </w:r>
    </w:p>
    <w:p w14:paraId="3F6407CC" w14:textId="5DCD7222" w:rsidR="00A608B5" w:rsidRPr="004E7573" w:rsidRDefault="00E346CF" w:rsidP="00C81A77">
      <w:pPr>
        <w:jc w:val="center"/>
        <w:rPr>
          <w:sz w:val="28"/>
          <w:szCs w:val="28"/>
        </w:rPr>
      </w:pPr>
      <w:r w:rsidRPr="004E7573">
        <w:rPr>
          <w:sz w:val="28"/>
          <w:szCs w:val="28"/>
        </w:rPr>
        <w:t xml:space="preserve">Siméon </w:t>
      </w:r>
      <w:r w:rsidR="008D7287" w:rsidRPr="004E7573">
        <w:rPr>
          <w:sz w:val="28"/>
          <w:szCs w:val="28"/>
        </w:rPr>
        <w:t>Aug</w:t>
      </w:r>
      <w:r w:rsidR="00912532" w:rsidRPr="004E7573">
        <w:rPr>
          <w:sz w:val="28"/>
          <w:szCs w:val="28"/>
        </w:rPr>
        <w:t>sburger</w:t>
      </w:r>
    </w:p>
    <w:p w14:paraId="3F6407CD" w14:textId="77777777" w:rsidR="00A608B5" w:rsidRPr="004E7573" w:rsidRDefault="00A608B5" w:rsidP="00A608B5">
      <w:pPr>
        <w:jc w:val="center"/>
        <w:rPr>
          <w:sz w:val="28"/>
          <w:szCs w:val="28"/>
        </w:rPr>
      </w:pPr>
    </w:p>
    <w:p w14:paraId="3F6407CE" w14:textId="77777777" w:rsidR="00A608B5" w:rsidRPr="004E7573" w:rsidRDefault="00A608B5" w:rsidP="00A608B5">
      <w:pPr>
        <w:jc w:val="center"/>
        <w:rPr>
          <w:sz w:val="28"/>
          <w:szCs w:val="28"/>
        </w:rPr>
      </w:pPr>
    </w:p>
    <w:p w14:paraId="3F6407CF" w14:textId="77777777" w:rsidR="00A608B5" w:rsidRPr="004E7573" w:rsidRDefault="00A608B5" w:rsidP="00A608B5">
      <w:pPr>
        <w:jc w:val="center"/>
        <w:rPr>
          <w:b/>
          <w:sz w:val="28"/>
          <w:szCs w:val="28"/>
        </w:rPr>
      </w:pPr>
      <w:r w:rsidRPr="004E7573">
        <w:rPr>
          <w:b/>
          <w:sz w:val="28"/>
          <w:szCs w:val="28"/>
        </w:rPr>
        <w:t>A l’attention de :</w:t>
      </w:r>
    </w:p>
    <w:p w14:paraId="3F6407D0" w14:textId="77777777" w:rsidR="00A608B5" w:rsidRPr="004E7573" w:rsidRDefault="00A608B5" w:rsidP="00A608B5">
      <w:pPr>
        <w:jc w:val="center"/>
        <w:rPr>
          <w:sz w:val="28"/>
          <w:szCs w:val="28"/>
        </w:rPr>
      </w:pPr>
    </w:p>
    <w:p w14:paraId="3F6407D1" w14:textId="655284BD" w:rsidR="00A608B5" w:rsidRPr="004E7573" w:rsidRDefault="0064211C" w:rsidP="00A608B5">
      <w:pPr>
        <w:jc w:val="center"/>
        <w:rPr>
          <w:sz w:val="28"/>
          <w:szCs w:val="28"/>
          <w:lang w:val="en-US"/>
        </w:rPr>
      </w:pPr>
      <w:proofErr w:type="spellStart"/>
      <w:r w:rsidRPr="004E7573">
        <w:rPr>
          <w:sz w:val="28"/>
          <w:szCs w:val="28"/>
          <w:lang w:val="en-US"/>
        </w:rPr>
        <w:t>M.Merlini</w:t>
      </w:r>
      <w:proofErr w:type="spellEnd"/>
    </w:p>
    <w:p w14:paraId="5B1B2FB7" w14:textId="107E9BBC" w:rsidR="002D73C9" w:rsidRPr="004E7573" w:rsidRDefault="003C74EF" w:rsidP="00A608B5">
      <w:pPr>
        <w:jc w:val="center"/>
        <w:rPr>
          <w:sz w:val="28"/>
          <w:szCs w:val="28"/>
          <w:lang w:val="en-US"/>
        </w:rPr>
      </w:pPr>
      <w:proofErr w:type="spellStart"/>
      <w:r w:rsidRPr="004E7573">
        <w:rPr>
          <w:sz w:val="28"/>
          <w:szCs w:val="28"/>
          <w:lang w:val="en-US"/>
        </w:rPr>
        <w:t>M.Bovey</w:t>
      </w:r>
      <w:proofErr w:type="spellEnd"/>
    </w:p>
    <w:p w14:paraId="3F6407D2" w14:textId="77777777" w:rsidR="00A608B5" w:rsidRPr="004E7573" w:rsidRDefault="00A608B5" w:rsidP="00A608B5">
      <w:pPr>
        <w:rPr>
          <w:sz w:val="28"/>
          <w:szCs w:val="28"/>
          <w:lang w:val="en-US"/>
        </w:rPr>
      </w:pPr>
    </w:p>
    <w:p w14:paraId="3F6407D3" w14:textId="0890BCD1" w:rsidR="00A608B5" w:rsidRPr="004E7573" w:rsidRDefault="003406C9" w:rsidP="00A608B5">
      <w:pPr>
        <w:jc w:val="center"/>
        <w:rPr>
          <w:b/>
          <w:sz w:val="28"/>
          <w:szCs w:val="28"/>
          <w:lang w:val="en-GB"/>
        </w:rPr>
      </w:pPr>
      <w:r w:rsidRPr="004E7573">
        <w:rPr>
          <w:b/>
          <w:sz w:val="28"/>
          <w:szCs w:val="28"/>
          <w:lang w:val="en-GB"/>
        </w:rPr>
        <w:t>Dates:</w:t>
      </w:r>
    </w:p>
    <w:p w14:paraId="3F6407D4" w14:textId="77777777" w:rsidR="00A608B5" w:rsidRPr="004E7573" w:rsidRDefault="00A608B5" w:rsidP="00A608B5">
      <w:pPr>
        <w:jc w:val="center"/>
        <w:rPr>
          <w:b/>
          <w:sz w:val="28"/>
          <w:szCs w:val="28"/>
          <w:lang w:val="en-GB"/>
        </w:rPr>
      </w:pPr>
    </w:p>
    <w:p w14:paraId="3F6407D5" w14:textId="774BDB06" w:rsidR="00A608B5" w:rsidRPr="004E7573" w:rsidRDefault="00A608B5" w:rsidP="00A608B5">
      <w:pPr>
        <w:jc w:val="center"/>
        <w:rPr>
          <w:sz w:val="28"/>
          <w:szCs w:val="28"/>
        </w:rPr>
      </w:pPr>
      <w:r w:rsidRPr="004E7573">
        <w:rPr>
          <w:sz w:val="28"/>
          <w:szCs w:val="28"/>
        </w:rPr>
        <w:t xml:space="preserve">Début du laboratoire : </w:t>
      </w:r>
      <w:r w:rsidR="003C74EF" w:rsidRPr="004E7573">
        <w:rPr>
          <w:sz w:val="28"/>
          <w:szCs w:val="28"/>
        </w:rPr>
        <w:t>21.08.2026</w:t>
      </w:r>
    </w:p>
    <w:p w14:paraId="3F6407D7" w14:textId="08E40687" w:rsidR="00223D8D" w:rsidRPr="004E7573" w:rsidRDefault="00A608B5" w:rsidP="001B3EAD">
      <w:pPr>
        <w:jc w:val="center"/>
        <w:rPr>
          <w:sz w:val="28"/>
          <w:szCs w:val="28"/>
        </w:rPr>
        <w:sectPr w:rsidR="00223D8D" w:rsidRPr="004E7573" w:rsidSect="004D022D">
          <w:headerReference w:type="default" r:id="rId11"/>
          <w:footerReference w:type="default" r:id="rId12"/>
          <w:endnotePr>
            <w:numFmt w:val="decimal"/>
          </w:endnotePr>
          <w:type w:val="oddPage"/>
          <w:pgSz w:w="11906" w:h="16838" w:code="9"/>
          <w:pgMar w:top="720" w:right="851" w:bottom="720" w:left="1440" w:header="720" w:footer="720" w:gutter="0"/>
          <w:pgNumType w:start="1"/>
          <w:cols w:space="720"/>
          <w:noEndnote/>
        </w:sectPr>
      </w:pPr>
      <w:r w:rsidRPr="004E7573">
        <w:rPr>
          <w:sz w:val="28"/>
          <w:szCs w:val="28"/>
        </w:rPr>
        <w:t xml:space="preserve">Fin du laboratoire : </w:t>
      </w:r>
      <w:r w:rsidR="001B3EAD" w:rsidRPr="004E7573">
        <w:rPr>
          <w:sz w:val="28"/>
          <w:szCs w:val="28"/>
        </w:rPr>
        <w:t xml:space="preserve">  </w:t>
      </w:r>
      <w:r w:rsidR="00583258" w:rsidRPr="004E7573">
        <w:rPr>
          <w:sz w:val="28"/>
          <w:szCs w:val="28"/>
        </w:rPr>
        <w:t>25</w:t>
      </w:r>
      <w:r w:rsidR="001B3EAD" w:rsidRPr="004E7573">
        <w:rPr>
          <w:sz w:val="28"/>
          <w:szCs w:val="28"/>
        </w:rPr>
        <w:t>.09.2026</w:t>
      </w:r>
    </w:p>
    <w:p w14:paraId="3F6407D8" w14:textId="77777777" w:rsidR="00D4214C" w:rsidRPr="004E7573" w:rsidRDefault="00D4214C"/>
    <w:p w14:paraId="3F6407D9" w14:textId="77777777" w:rsidR="00223D8D" w:rsidRPr="004E7573" w:rsidRDefault="00223D8D">
      <w:pPr>
        <w:rPr>
          <w:b/>
        </w:rPr>
      </w:pPr>
    </w:p>
    <w:p w14:paraId="3F6407DA" w14:textId="77777777" w:rsidR="00D4214C" w:rsidRPr="004E7573" w:rsidRDefault="00D4214C">
      <w:pPr>
        <w:rPr>
          <w:b/>
          <w:sz w:val="32"/>
          <w:szCs w:val="32"/>
        </w:rPr>
      </w:pPr>
      <w:r w:rsidRPr="004E7573">
        <w:rPr>
          <w:b/>
          <w:sz w:val="32"/>
          <w:szCs w:val="32"/>
        </w:rPr>
        <w:t>Table des matières :</w:t>
      </w:r>
    </w:p>
    <w:p w14:paraId="3F6407DB" w14:textId="77777777" w:rsidR="00D4214C" w:rsidRPr="004E7573" w:rsidRDefault="00D4214C">
      <w:pPr>
        <w:rPr>
          <w:b/>
        </w:rPr>
      </w:pPr>
    </w:p>
    <w:p w14:paraId="58A86CF3" w14:textId="4FD86455" w:rsidR="004E7573" w:rsidRDefault="00C62131">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4E7573">
        <w:rPr>
          <w:b/>
        </w:rPr>
        <w:fldChar w:fldCharType="begin"/>
      </w:r>
      <w:r w:rsidRPr="004E7573">
        <w:rPr>
          <w:b/>
        </w:rPr>
        <w:instrText xml:space="preserve"> TOC \o "1-6" </w:instrText>
      </w:r>
      <w:r w:rsidRPr="004E7573">
        <w:rPr>
          <w:b/>
        </w:rPr>
        <w:fldChar w:fldCharType="separate"/>
      </w:r>
      <w:r w:rsidR="004E7573" w:rsidRPr="00B013A4">
        <w:rPr>
          <w:noProof/>
        </w:rPr>
        <w:t>Diode en commutation</w:t>
      </w:r>
      <w:r w:rsidR="004E7573">
        <w:rPr>
          <w:noProof/>
        </w:rPr>
        <w:tab/>
      </w:r>
      <w:r w:rsidR="004E7573">
        <w:rPr>
          <w:noProof/>
        </w:rPr>
        <w:fldChar w:fldCharType="begin"/>
      </w:r>
      <w:r w:rsidR="004E7573">
        <w:rPr>
          <w:noProof/>
        </w:rPr>
        <w:instrText xml:space="preserve"> PAGEREF _Toc241153639 \h </w:instrText>
      </w:r>
      <w:r w:rsidR="004E7573">
        <w:rPr>
          <w:noProof/>
        </w:rPr>
      </w:r>
      <w:r w:rsidR="004E7573">
        <w:rPr>
          <w:noProof/>
        </w:rPr>
        <w:fldChar w:fldCharType="separate"/>
      </w:r>
      <w:r w:rsidR="004E7573">
        <w:rPr>
          <w:noProof/>
        </w:rPr>
        <w:t>1</w:t>
      </w:r>
      <w:r w:rsidR="004E7573">
        <w:rPr>
          <w:noProof/>
        </w:rPr>
        <w:fldChar w:fldCharType="end"/>
      </w:r>
    </w:p>
    <w:p w14:paraId="506894CC" w14:textId="4C981BDB"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1 Cahier des charges</w:t>
      </w:r>
      <w:r>
        <w:rPr>
          <w:noProof/>
        </w:rPr>
        <w:tab/>
      </w:r>
      <w:r>
        <w:rPr>
          <w:noProof/>
        </w:rPr>
        <w:fldChar w:fldCharType="begin"/>
      </w:r>
      <w:r>
        <w:rPr>
          <w:noProof/>
        </w:rPr>
        <w:instrText xml:space="preserve"> PAGEREF _Toc241153640 \h </w:instrText>
      </w:r>
      <w:r>
        <w:rPr>
          <w:noProof/>
        </w:rPr>
      </w:r>
      <w:r>
        <w:rPr>
          <w:noProof/>
        </w:rPr>
        <w:fldChar w:fldCharType="separate"/>
      </w:r>
      <w:r>
        <w:rPr>
          <w:noProof/>
        </w:rPr>
        <w:t>5</w:t>
      </w:r>
      <w:r>
        <w:rPr>
          <w:noProof/>
        </w:rPr>
        <w:fldChar w:fldCharType="end"/>
      </w:r>
    </w:p>
    <w:p w14:paraId="57212CE0" w14:textId="54CADFBD"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2 Analyse théorique</w:t>
      </w:r>
      <w:r>
        <w:rPr>
          <w:noProof/>
        </w:rPr>
        <w:tab/>
      </w:r>
      <w:r>
        <w:rPr>
          <w:noProof/>
        </w:rPr>
        <w:fldChar w:fldCharType="begin"/>
      </w:r>
      <w:r>
        <w:rPr>
          <w:noProof/>
        </w:rPr>
        <w:instrText xml:space="preserve"> PAGEREF _Toc241153641 \h </w:instrText>
      </w:r>
      <w:r>
        <w:rPr>
          <w:noProof/>
        </w:rPr>
      </w:r>
      <w:r>
        <w:rPr>
          <w:noProof/>
        </w:rPr>
        <w:fldChar w:fldCharType="separate"/>
      </w:r>
      <w:r>
        <w:rPr>
          <w:noProof/>
        </w:rPr>
        <w:t>5</w:t>
      </w:r>
      <w:r>
        <w:rPr>
          <w:noProof/>
        </w:rPr>
        <w:fldChar w:fldCharType="end"/>
      </w:r>
    </w:p>
    <w:p w14:paraId="2EC37441" w14:textId="4F4458CA"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2.1 Caractéristiques des diodes :</w:t>
      </w:r>
      <w:r>
        <w:rPr>
          <w:noProof/>
        </w:rPr>
        <w:tab/>
      </w:r>
      <w:r>
        <w:rPr>
          <w:noProof/>
        </w:rPr>
        <w:fldChar w:fldCharType="begin"/>
      </w:r>
      <w:r>
        <w:rPr>
          <w:noProof/>
        </w:rPr>
        <w:instrText xml:space="preserve"> PAGEREF _Toc241153642 \h </w:instrText>
      </w:r>
      <w:r>
        <w:rPr>
          <w:noProof/>
        </w:rPr>
      </w:r>
      <w:r>
        <w:rPr>
          <w:noProof/>
        </w:rPr>
        <w:fldChar w:fldCharType="separate"/>
      </w:r>
      <w:r>
        <w:rPr>
          <w:noProof/>
        </w:rPr>
        <w:t>6</w:t>
      </w:r>
      <w:r>
        <w:rPr>
          <w:noProof/>
        </w:rPr>
        <w:fldChar w:fldCharType="end"/>
      </w:r>
    </w:p>
    <w:p w14:paraId="1B4FA427" w14:textId="3959BE9F" w:rsidR="004E7573" w:rsidRPr="004E7573" w:rsidRDefault="004E7573">
      <w:pPr>
        <w:pStyle w:val="TM2"/>
        <w:tabs>
          <w:tab w:val="right" w:leader="dot" w:pos="9378"/>
        </w:tabs>
        <w:rPr>
          <w:rFonts w:asciiTheme="minorHAnsi" w:eastAsiaTheme="minorEastAsia" w:hAnsiTheme="minorHAnsi" w:cstheme="minorBidi"/>
          <w:noProof/>
          <w:kern w:val="2"/>
          <w:lang w:val="de-CH" w:eastAsia="fr-CH"/>
          <w14:ligatures w14:val="standardContextual"/>
        </w:rPr>
      </w:pPr>
      <w:r w:rsidRPr="004E7573">
        <w:rPr>
          <w:noProof/>
          <w:lang w:val="de-CH"/>
        </w:rPr>
        <w:t>2.2 Calculs</w:t>
      </w:r>
      <w:r w:rsidRPr="004E7573">
        <w:rPr>
          <w:noProof/>
          <w:lang w:val="de-CH"/>
        </w:rPr>
        <w:tab/>
      </w:r>
      <w:r>
        <w:rPr>
          <w:noProof/>
        </w:rPr>
        <w:fldChar w:fldCharType="begin"/>
      </w:r>
      <w:r w:rsidRPr="004E7573">
        <w:rPr>
          <w:noProof/>
          <w:lang w:val="de-CH"/>
        </w:rPr>
        <w:instrText xml:space="preserve"> PAGEREF _Toc241153643 \h </w:instrText>
      </w:r>
      <w:r>
        <w:rPr>
          <w:noProof/>
        </w:rPr>
      </w:r>
      <w:r>
        <w:rPr>
          <w:noProof/>
        </w:rPr>
        <w:fldChar w:fldCharType="separate"/>
      </w:r>
      <w:r w:rsidRPr="004E7573">
        <w:rPr>
          <w:noProof/>
          <w:lang w:val="de-CH"/>
        </w:rPr>
        <w:t>7</w:t>
      </w:r>
      <w:r>
        <w:rPr>
          <w:noProof/>
        </w:rPr>
        <w:fldChar w:fldCharType="end"/>
      </w:r>
    </w:p>
    <w:p w14:paraId="59592B08" w14:textId="73E6AC5B" w:rsidR="004E7573" w:rsidRPr="004E7573" w:rsidRDefault="004E7573">
      <w:pPr>
        <w:pStyle w:val="TM3"/>
        <w:tabs>
          <w:tab w:val="right" w:leader="dot" w:pos="9378"/>
        </w:tabs>
        <w:rPr>
          <w:rFonts w:asciiTheme="minorHAnsi" w:eastAsiaTheme="minorEastAsia" w:hAnsiTheme="minorHAnsi" w:cstheme="minorBidi"/>
          <w:noProof/>
          <w:kern w:val="2"/>
          <w:lang w:val="de-CH" w:eastAsia="fr-CH"/>
          <w14:ligatures w14:val="standardContextual"/>
        </w:rPr>
      </w:pPr>
      <w:r w:rsidRPr="004E7573">
        <w:rPr>
          <w:noProof/>
          <w:lang w:val="de-CH"/>
        </w:rPr>
        <w:t>2.2.1 1N4004</w:t>
      </w:r>
      <w:r w:rsidRPr="004E7573">
        <w:rPr>
          <w:noProof/>
          <w:lang w:val="de-CH"/>
        </w:rPr>
        <w:tab/>
      </w:r>
      <w:r>
        <w:rPr>
          <w:noProof/>
        </w:rPr>
        <w:fldChar w:fldCharType="begin"/>
      </w:r>
      <w:r w:rsidRPr="004E7573">
        <w:rPr>
          <w:noProof/>
          <w:lang w:val="de-CH"/>
        </w:rPr>
        <w:instrText xml:space="preserve"> PAGEREF _Toc241153644 \h </w:instrText>
      </w:r>
      <w:r>
        <w:rPr>
          <w:noProof/>
        </w:rPr>
      </w:r>
      <w:r>
        <w:rPr>
          <w:noProof/>
        </w:rPr>
        <w:fldChar w:fldCharType="separate"/>
      </w:r>
      <w:r w:rsidRPr="004E7573">
        <w:rPr>
          <w:noProof/>
          <w:lang w:val="de-CH"/>
        </w:rPr>
        <w:t>7</w:t>
      </w:r>
      <w:r>
        <w:rPr>
          <w:noProof/>
        </w:rPr>
        <w:fldChar w:fldCharType="end"/>
      </w:r>
    </w:p>
    <w:p w14:paraId="4CD4BAF5" w14:textId="07C1AE18" w:rsidR="004E7573" w:rsidRPr="004E7573" w:rsidRDefault="004E7573">
      <w:pPr>
        <w:pStyle w:val="TM3"/>
        <w:tabs>
          <w:tab w:val="right" w:leader="dot" w:pos="9378"/>
        </w:tabs>
        <w:rPr>
          <w:rFonts w:asciiTheme="minorHAnsi" w:eastAsiaTheme="minorEastAsia" w:hAnsiTheme="minorHAnsi" w:cstheme="minorBidi"/>
          <w:noProof/>
          <w:kern w:val="2"/>
          <w:lang w:val="de-CH" w:eastAsia="fr-CH"/>
          <w14:ligatures w14:val="standardContextual"/>
        </w:rPr>
      </w:pPr>
      <w:r w:rsidRPr="004E7573">
        <w:rPr>
          <w:noProof/>
          <w:lang w:val="de-CH"/>
        </w:rPr>
        <w:t>2.2.2 1N4148</w:t>
      </w:r>
      <w:r w:rsidRPr="004E7573">
        <w:rPr>
          <w:noProof/>
          <w:lang w:val="de-CH"/>
        </w:rPr>
        <w:tab/>
      </w:r>
      <w:r>
        <w:rPr>
          <w:noProof/>
        </w:rPr>
        <w:fldChar w:fldCharType="begin"/>
      </w:r>
      <w:r w:rsidRPr="004E7573">
        <w:rPr>
          <w:noProof/>
          <w:lang w:val="de-CH"/>
        </w:rPr>
        <w:instrText xml:space="preserve"> PAGEREF _Toc241153645 \h </w:instrText>
      </w:r>
      <w:r>
        <w:rPr>
          <w:noProof/>
        </w:rPr>
      </w:r>
      <w:r>
        <w:rPr>
          <w:noProof/>
        </w:rPr>
        <w:fldChar w:fldCharType="separate"/>
      </w:r>
      <w:r w:rsidRPr="004E7573">
        <w:rPr>
          <w:noProof/>
          <w:lang w:val="de-CH"/>
        </w:rPr>
        <w:t>7</w:t>
      </w:r>
      <w:r>
        <w:rPr>
          <w:noProof/>
        </w:rPr>
        <w:fldChar w:fldCharType="end"/>
      </w:r>
    </w:p>
    <w:p w14:paraId="181515CF" w14:textId="3FB32226" w:rsidR="004E7573" w:rsidRPr="004E7573" w:rsidRDefault="004E7573">
      <w:pPr>
        <w:pStyle w:val="TM3"/>
        <w:tabs>
          <w:tab w:val="right" w:leader="dot" w:pos="9378"/>
        </w:tabs>
        <w:rPr>
          <w:rFonts w:asciiTheme="minorHAnsi" w:eastAsiaTheme="minorEastAsia" w:hAnsiTheme="minorHAnsi" w:cstheme="minorBidi"/>
          <w:noProof/>
          <w:kern w:val="2"/>
          <w:lang w:val="de-CH" w:eastAsia="fr-CH"/>
          <w14:ligatures w14:val="standardContextual"/>
        </w:rPr>
      </w:pPr>
      <w:r w:rsidRPr="004E7573">
        <w:rPr>
          <w:noProof/>
          <w:lang w:val="de-CH"/>
        </w:rPr>
        <w:t>2.2.3 SB 2100E-G</w:t>
      </w:r>
      <w:r w:rsidRPr="004E7573">
        <w:rPr>
          <w:noProof/>
          <w:lang w:val="de-CH"/>
        </w:rPr>
        <w:tab/>
      </w:r>
      <w:r>
        <w:rPr>
          <w:noProof/>
        </w:rPr>
        <w:fldChar w:fldCharType="begin"/>
      </w:r>
      <w:r w:rsidRPr="004E7573">
        <w:rPr>
          <w:noProof/>
          <w:lang w:val="de-CH"/>
        </w:rPr>
        <w:instrText xml:space="preserve"> PAGEREF _Toc241153646 \h </w:instrText>
      </w:r>
      <w:r>
        <w:rPr>
          <w:noProof/>
        </w:rPr>
      </w:r>
      <w:r>
        <w:rPr>
          <w:noProof/>
        </w:rPr>
        <w:fldChar w:fldCharType="separate"/>
      </w:r>
      <w:r w:rsidRPr="004E7573">
        <w:rPr>
          <w:noProof/>
          <w:lang w:val="de-CH"/>
        </w:rPr>
        <w:t>7</w:t>
      </w:r>
      <w:r>
        <w:rPr>
          <w:noProof/>
        </w:rPr>
        <w:fldChar w:fldCharType="end"/>
      </w:r>
    </w:p>
    <w:p w14:paraId="7BF260A4" w14:textId="5451F075"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3 Simulation</w:t>
      </w:r>
      <w:r>
        <w:rPr>
          <w:noProof/>
        </w:rPr>
        <w:tab/>
      </w:r>
      <w:r>
        <w:rPr>
          <w:noProof/>
        </w:rPr>
        <w:fldChar w:fldCharType="begin"/>
      </w:r>
      <w:r>
        <w:rPr>
          <w:noProof/>
        </w:rPr>
        <w:instrText xml:space="preserve"> PAGEREF _Toc241153647 \h </w:instrText>
      </w:r>
      <w:r>
        <w:rPr>
          <w:noProof/>
        </w:rPr>
      </w:r>
      <w:r>
        <w:rPr>
          <w:noProof/>
        </w:rPr>
        <w:fldChar w:fldCharType="separate"/>
      </w:r>
      <w:r>
        <w:rPr>
          <w:noProof/>
        </w:rPr>
        <w:t>8</w:t>
      </w:r>
      <w:r>
        <w:rPr>
          <w:noProof/>
        </w:rPr>
        <w:fldChar w:fldCharType="end"/>
      </w:r>
    </w:p>
    <w:p w14:paraId="1C72677F" w14:textId="399412E2"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3.1 Paramètre de simulation</w:t>
      </w:r>
      <w:r>
        <w:rPr>
          <w:noProof/>
        </w:rPr>
        <w:tab/>
      </w:r>
      <w:r>
        <w:rPr>
          <w:noProof/>
        </w:rPr>
        <w:fldChar w:fldCharType="begin"/>
      </w:r>
      <w:r>
        <w:rPr>
          <w:noProof/>
        </w:rPr>
        <w:instrText xml:space="preserve"> PAGEREF _Toc241153648 \h </w:instrText>
      </w:r>
      <w:r>
        <w:rPr>
          <w:noProof/>
        </w:rPr>
      </w:r>
      <w:r>
        <w:rPr>
          <w:noProof/>
        </w:rPr>
        <w:fldChar w:fldCharType="separate"/>
      </w:r>
      <w:r>
        <w:rPr>
          <w:noProof/>
        </w:rPr>
        <w:t>8</w:t>
      </w:r>
      <w:r>
        <w:rPr>
          <w:noProof/>
        </w:rPr>
        <w:fldChar w:fldCharType="end"/>
      </w:r>
    </w:p>
    <w:p w14:paraId="6BF9269C" w14:textId="5EE54BF6"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3.2 Mesure</w:t>
      </w:r>
      <w:r>
        <w:rPr>
          <w:noProof/>
        </w:rPr>
        <w:tab/>
      </w:r>
      <w:r>
        <w:rPr>
          <w:noProof/>
        </w:rPr>
        <w:fldChar w:fldCharType="begin"/>
      </w:r>
      <w:r>
        <w:rPr>
          <w:noProof/>
        </w:rPr>
        <w:instrText xml:space="preserve"> PAGEREF _Toc241153649 \h </w:instrText>
      </w:r>
      <w:r>
        <w:rPr>
          <w:noProof/>
        </w:rPr>
      </w:r>
      <w:r>
        <w:rPr>
          <w:noProof/>
        </w:rPr>
        <w:fldChar w:fldCharType="separate"/>
      </w:r>
      <w:r>
        <w:rPr>
          <w:noProof/>
        </w:rPr>
        <w:t>8</w:t>
      </w:r>
      <w:r>
        <w:rPr>
          <w:noProof/>
        </w:rPr>
        <w:fldChar w:fldCharType="end"/>
      </w:r>
    </w:p>
    <w:p w14:paraId="504B26B5" w14:textId="2127792E"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4 Liste de matériel</w:t>
      </w:r>
      <w:r>
        <w:rPr>
          <w:noProof/>
        </w:rPr>
        <w:tab/>
      </w:r>
      <w:r>
        <w:rPr>
          <w:noProof/>
        </w:rPr>
        <w:fldChar w:fldCharType="begin"/>
      </w:r>
      <w:r>
        <w:rPr>
          <w:noProof/>
        </w:rPr>
        <w:instrText xml:space="preserve"> PAGEREF _Toc241153650 \h </w:instrText>
      </w:r>
      <w:r>
        <w:rPr>
          <w:noProof/>
        </w:rPr>
      </w:r>
      <w:r>
        <w:rPr>
          <w:noProof/>
        </w:rPr>
        <w:fldChar w:fldCharType="separate"/>
      </w:r>
      <w:r>
        <w:rPr>
          <w:noProof/>
        </w:rPr>
        <w:t>9</w:t>
      </w:r>
      <w:r>
        <w:rPr>
          <w:noProof/>
        </w:rPr>
        <w:fldChar w:fldCharType="end"/>
      </w:r>
    </w:p>
    <w:p w14:paraId="6E18C74A" w14:textId="4E76CC34"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4.1 Réglage d’appareil</w:t>
      </w:r>
      <w:r>
        <w:rPr>
          <w:noProof/>
        </w:rPr>
        <w:tab/>
      </w:r>
      <w:r>
        <w:rPr>
          <w:noProof/>
        </w:rPr>
        <w:fldChar w:fldCharType="begin"/>
      </w:r>
      <w:r>
        <w:rPr>
          <w:noProof/>
        </w:rPr>
        <w:instrText xml:space="preserve"> PAGEREF _Toc241153651 \h </w:instrText>
      </w:r>
      <w:r>
        <w:rPr>
          <w:noProof/>
        </w:rPr>
      </w:r>
      <w:r>
        <w:rPr>
          <w:noProof/>
        </w:rPr>
        <w:fldChar w:fldCharType="separate"/>
      </w:r>
      <w:r>
        <w:rPr>
          <w:noProof/>
        </w:rPr>
        <w:t>10</w:t>
      </w:r>
      <w:r>
        <w:rPr>
          <w:noProof/>
        </w:rPr>
        <w:fldChar w:fldCharType="end"/>
      </w:r>
    </w:p>
    <w:p w14:paraId="47A26468" w14:textId="04981D7C"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5 Schéma de mesure</w:t>
      </w:r>
      <w:r>
        <w:rPr>
          <w:noProof/>
        </w:rPr>
        <w:tab/>
      </w:r>
      <w:r>
        <w:rPr>
          <w:noProof/>
        </w:rPr>
        <w:fldChar w:fldCharType="begin"/>
      </w:r>
      <w:r>
        <w:rPr>
          <w:noProof/>
        </w:rPr>
        <w:instrText xml:space="preserve"> PAGEREF _Toc241153652 \h </w:instrText>
      </w:r>
      <w:r>
        <w:rPr>
          <w:noProof/>
        </w:rPr>
      </w:r>
      <w:r>
        <w:rPr>
          <w:noProof/>
        </w:rPr>
        <w:fldChar w:fldCharType="separate"/>
      </w:r>
      <w:r>
        <w:rPr>
          <w:noProof/>
        </w:rPr>
        <w:t>10</w:t>
      </w:r>
      <w:r>
        <w:rPr>
          <w:noProof/>
        </w:rPr>
        <w:fldChar w:fldCharType="end"/>
      </w:r>
    </w:p>
    <w:p w14:paraId="3BF2D3CE" w14:textId="26A10C5F"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6 Mesures</w:t>
      </w:r>
      <w:r>
        <w:rPr>
          <w:noProof/>
        </w:rPr>
        <w:tab/>
      </w:r>
      <w:r>
        <w:rPr>
          <w:noProof/>
        </w:rPr>
        <w:fldChar w:fldCharType="begin"/>
      </w:r>
      <w:r>
        <w:rPr>
          <w:noProof/>
        </w:rPr>
        <w:instrText xml:space="preserve"> PAGEREF _Toc241153653 \h </w:instrText>
      </w:r>
      <w:r>
        <w:rPr>
          <w:noProof/>
        </w:rPr>
      </w:r>
      <w:r>
        <w:rPr>
          <w:noProof/>
        </w:rPr>
        <w:fldChar w:fldCharType="separate"/>
      </w:r>
      <w:r>
        <w:rPr>
          <w:noProof/>
        </w:rPr>
        <w:t>11</w:t>
      </w:r>
      <w:r>
        <w:rPr>
          <w:noProof/>
        </w:rPr>
        <w:fldChar w:fldCharType="end"/>
      </w:r>
    </w:p>
    <w:p w14:paraId="6DB4607F" w14:textId="22D7EE2B"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6.1 Diodes</w:t>
      </w:r>
      <w:r>
        <w:rPr>
          <w:noProof/>
        </w:rPr>
        <w:tab/>
      </w:r>
      <w:r>
        <w:rPr>
          <w:noProof/>
        </w:rPr>
        <w:fldChar w:fldCharType="begin"/>
      </w:r>
      <w:r>
        <w:rPr>
          <w:noProof/>
        </w:rPr>
        <w:instrText xml:space="preserve"> PAGEREF _Toc241153654 \h </w:instrText>
      </w:r>
      <w:r>
        <w:rPr>
          <w:noProof/>
        </w:rPr>
      </w:r>
      <w:r>
        <w:rPr>
          <w:noProof/>
        </w:rPr>
        <w:fldChar w:fldCharType="separate"/>
      </w:r>
      <w:r>
        <w:rPr>
          <w:noProof/>
        </w:rPr>
        <w:t>11</w:t>
      </w:r>
      <w:r>
        <w:rPr>
          <w:noProof/>
        </w:rPr>
        <w:fldChar w:fldCharType="end"/>
      </w:r>
    </w:p>
    <w:p w14:paraId="3BE6E019" w14:textId="24A57302"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6.2 Photodiode (mode photoconducteur)</w:t>
      </w:r>
      <w:r>
        <w:rPr>
          <w:noProof/>
        </w:rPr>
        <w:tab/>
      </w:r>
      <w:r>
        <w:rPr>
          <w:noProof/>
        </w:rPr>
        <w:fldChar w:fldCharType="begin"/>
      </w:r>
      <w:r>
        <w:rPr>
          <w:noProof/>
        </w:rPr>
        <w:instrText xml:space="preserve"> PAGEREF _Toc241153655 \h </w:instrText>
      </w:r>
      <w:r>
        <w:rPr>
          <w:noProof/>
        </w:rPr>
      </w:r>
      <w:r>
        <w:rPr>
          <w:noProof/>
        </w:rPr>
        <w:fldChar w:fldCharType="separate"/>
      </w:r>
      <w:r>
        <w:rPr>
          <w:noProof/>
        </w:rPr>
        <w:t>13</w:t>
      </w:r>
      <w:r>
        <w:rPr>
          <w:noProof/>
        </w:rPr>
        <w:fldChar w:fldCharType="end"/>
      </w:r>
    </w:p>
    <w:p w14:paraId="232FF195" w14:textId="1A533140"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6.3 Photovoltaïque</w:t>
      </w:r>
      <w:r>
        <w:rPr>
          <w:noProof/>
        </w:rPr>
        <w:tab/>
      </w:r>
      <w:r>
        <w:rPr>
          <w:noProof/>
        </w:rPr>
        <w:fldChar w:fldCharType="begin"/>
      </w:r>
      <w:r>
        <w:rPr>
          <w:noProof/>
        </w:rPr>
        <w:instrText xml:space="preserve"> PAGEREF _Toc241153656 \h </w:instrText>
      </w:r>
      <w:r>
        <w:rPr>
          <w:noProof/>
        </w:rPr>
      </w:r>
      <w:r>
        <w:rPr>
          <w:noProof/>
        </w:rPr>
        <w:fldChar w:fldCharType="separate"/>
      </w:r>
      <w:r>
        <w:rPr>
          <w:noProof/>
        </w:rPr>
        <w:t>14</w:t>
      </w:r>
      <w:r>
        <w:rPr>
          <w:noProof/>
        </w:rPr>
        <w:fldChar w:fldCharType="end"/>
      </w:r>
    </w:p>
    <w:p w14:paraId="01539416" w14:textId="66041484"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6.4 Photodiode (mode photovoltaïque)</w:t>
      </w:r>
      <w:r>
        <w:rPr>
          <w:noProof/>
        </w:rPr>
        <w:tab/>
      </w:r>
      <w:r>
        <w:rPr>
          <w:noProof/>
        </w:rPr>
        <w:fldChar w:fldCharType="begin"/>
      </w:r>
      <w:r>
        <w:rPr>
          <w:noProof/>
        </w:rPr>
        <w:instrText xml:space="preserve"> PAGEREF _Toc241153657 \h </w:instrText>
      </w:r>
      <w:r>
        <w:rPr>
          <w:noProof/>
        </w:rPr>
      </w:r>
      <w:r>
        <w:rPr>
          <w:noProof/>
        </w:rPr>
        <w:fldChar w:fldCharType="separate"/>
      </w:r>
      <w:r>
        <w:rPr>
          <w:noProof/>
        </w:rPr>
        <w:t>15</w:t>
      </w:r>
      <w:r>
        <w:rPr>
          <w:noProof/>
        </w:rPr>
        <w:fldChar w:fldCharType="end"/>
      </w:r>
    </w:p>
    <w:p w14:paraId="7E64B0E2" w14:textId="5AD9F541"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7 Analyse des résultats</w:t>
      </w:r>
      <w:r>
        <w:rPr>
          <w:noProof/>
        </w:rPr>
        <w:tab/>
      </w:r>
      <w:r>
        <w:rPr>
          <w:noProof/>
        </w:rPr>
        <w:fldChar w:fldCharType="begin"/>
      </w:r>
      <w:r>
        <w:rPr>
          <w:noProof/>
        </w:rPr>
        <w:instrText xml:space="preserve"> PAGEREF _Toc241153658 \h </w:instrText>
      </w:r>
      <w:r>
        <w:rPr>
          <w:noProof/>
        </w:rPr>
      </w:r>
      <w:r>
        <w:rPr>
          <w:noProof/>
        </w:rPr>
        <w:fldChar w:fldCharType="separate"/>
      </w:r>
      <w:r>
        <w:rPr>
          <w:noProof/>
        </w:rPr>
        <w:t>16</w:t>
      </w:r>
      <w:r>
        <w:rPr>
          <w:noProof/>
        </w:rPr>
        <w:fldChar w:fldCharType="end"/>
      </w:r>
    </w:p>
    <w:p w14:paraId="77E2C456" w14:textId="59AACA30"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7.1 Ressortir les erreurs</w:t>
      </w:r>
      <w:r>
        <w:rPr>
          <w:noProof/>
        </w:rPr>
        <w:tab/>
      </w:r>
      <w:r>
        <w:rPr>
          <w:noProof/>
        </w:rPr>
        <w:fldChar w:fldCharType="begin"/>
      </w:r>
      <w:r>
        <w:rPr>
          <w:noProof/>
        </w:rPr>
        <w:instrText xml:space="preserve"> PAGEREF _Toc241153659 \h </w:instrText>
      </w:r>
      <w:r>
        <w:rPr>
          <w:noProof/>
        </w:rPr>
      </w:r>
      <w:r>
        <w:rPr>
          <w:noProof/>
        </w:rPr>
        <w:fldChar w:fldCharType="separate"/>
      </w:r>
      <w:r>
        <w:rPr>
          <w:noProof/>
        </w:rPr>
        <w:t>16</w:t>
      </w:r>
      <w:r>
        <w:rPr>
          <w:noProof/>
        </w:rPr>
        <w:fldChar w:fldCharType="end"/>
      </w:r>
    </w:p>
    <w:p w14:paraId="519314BF" w14:textId="1F980A54"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sidRPr="00B013A4">
        <w:rPr>
          <w:noProof/>
        </w:rPr>
        <w:t>8 Conclusion</w:t>
      </w:r>
      <w:r>
        <w:rPr>
          <w:noProof/>
        </w:rPr>
        <w:tab/>
      </w:r>
      <w:r>
        <w:rPr>
          <w:noProof/>
        </w:rPr>
        <w:fldChar w:fldCharType="begin"/>
      </w:r>
      <w:r>
        <w:rPr>
          <w:noProof/>
        </w:rPr>
        <w:instrText xml:space="preserve"> PAGEREF _Toc241153660 \h </w:instrText>
      </w:r>
      <w:r>
        <w:rPr>
          <w:noProof/>
        </w:rPr>
      </w:r>
      <w:r>
        <w:rPr>
          <w:noProof/>
        </w:rPr>
        <w:fldChar w:fldCharType="separate"/>
      </w:r>
      <w:r>
        <w:rPr>
          <w:noProof/>
        </w:rPr>
        <w:t>16</w:t>
      </w:r>
      <w:r>
        <w:rPr>
          <w:noProof/>
        </w:rPr>
        <w:fldChar w:fldCharType="end"/>
      </w:r>
    </w:p>
    <w:p w14:paraId="128FC6D2" w14:textId="3B24DC7A" w:rsidR="004E7573" w:rsidRDefault="004E7573">
      <w:pPr>
        <w:pStyle w:val="TM1"/>
        <w:tabs>
          <w:tab w:val="right" w:leader="dot" w:pos="9378"/>
        </w:tabs>
        <w:rPr>
          <w:rFonts w:asciiTheme="minorHAnsi" w:eastAsiaTheme="minorEastAsia" w:hAnsiTheme="minorHAnsi" w:cstheme="minorBidi"/>
          <w:noProof/>
          <w:kern w:val="2"/>
          <w:lang w:val="fr-CH" w:eastAsia="fr-CH"/>
          <w14:ligatures w14:val="standardContextual"/>
        </w:rPr>
      </w:pPr>
      <w:r>
        <w:rPr>
          <w:noProof/>
        </w:rPr>
        <w:t>9 Annexe</w:t>
      </w:r>
      <w:r>
        <w:rPr>
          <w:noProof/>
        </w:rPr>
        <w:tab/>
      </w:r>
      <w:r>
        <w:rPr>
          <w:noProof/>
        </w:rPr>
        <w:fldChar w:fldCharType="begin"/>
      </w:r>
      <w:r>
        <w:rPr>
          <w:noProof/>
        </w:rPr>
        <w:instrText xml:space="preserve"> PAGEREF _Toc241153661 \h </w:instrText>
      </w:r>
      <w:r>
        <w:rPr>
          <w:noProof/>
        </w:rPr>
      </w:r>
      <w:r>
        <w:rPr>
          <w:noProof/>
        </w:rPr>
        <w:fldChar w:fldCharType="separate"/>
      </w:r>
      <w:r>
        <w:rPr>
          <w:noProof/>
        </w:rPr>
        <w:t>18</w:t>
      </w:r>
      <w:r>
        <w:rPr>
          <w:noProof/>
        </w:rPr>
        <w:fldChar w:fldCharType="end"/>
      </w:r>
    </w:p>
    <w:p w14:paraId="30CB1B31" w14:textId="5D0AA0BD"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Pr>
          <w:noProof/>
        </w:rPr>
        <w:t>9.1 Annexe A</w:t>
      </w:r>
      <w:r>
        <w:rPr>
          <w:noProof/>
        </w:rPr>
        <w:tab/>
      </w:r>
      <w:r>
        <w:rPr>
          <w:noProof/>
        </w:rPr>
        <w:fldChar w:fldCharType="begin"/>
      </w:r>
      <w:r>
        <w:rPr>
          <w:noProof/>
        </w:rPr>
        <w:instrText xml:space="preserve"> PAGEREF _Toc241153662 \h </w:instrText>
      </w:r>
      <w:r>
        <w:rPr>
          <w:noProof/>
        </w:rPr>
      </w:r>
      <w:r>
        <w:rPr>
          <w:noProof/>
        </w:rPr>
        <w:fldChar w:fldCharType="separate"/>
      </w:r>
      <w:r>
        <w:rPr>
          <w:noProof/>
        </w:rPr>
        <w:t>18</w:t>
      </w:r>
      <w:r>
        <w:rPr>
          <w:noProof/>
        </w:rPr>
        <w:fldChar w:fldCharType="end"/>
      </w:r>
    </w:p>
    <w:p w14:paraId="7ADEE36A" w14:textId="5F5EAAC5" w:rsidR="004E7573" w:rsidRDefault="004E7573">
      <w:pPr>
        <w:pStyle w:val="TM3"/>
        <w:tabs>
          <w:tab w:val="right" w:leader="dot" w:pos="9378"/>
        </w:tabs>
        <w:rPr>
          <w:rFonts w:asciiTheme="minorHAnsi" w:eastAsiaTheme="minorEastAsia" w:hAnsiTheme="minorHAnsi" w:cstheme="minorBidi"/>
          <w:noProof/>
          <w:kern w:val="2"/>
          <w:lang w:val="fr-CH" w:eastAsia="fr-CH"/>
          <w14:ligatures w14:val="standardContextual"/>
        </w:rPr>
      </w:pPr>
      <w:r>
        <w:rPr>
          <w:noProof/>
        </w:rPr>
        <w:t>9.1.1 Graphique datasheet</w:t>
      </w:r>
      <w:r>
        <w:rPr>
          <w:noProof/>
        </w:rPr>
        <w:tab/>
      </w:r>
      <w:r>
        <w:rPr>
          <w:noProof/>
        </w:rPr>
        <w:fldChar w:fldCharType="begin"/>
      </w:r>
      <w:r>
        <w:rPr>
          <w:noProof/>
        </w:rPr>
        <w:instrText xml:space="preserve"> PAGEREF _Toc241153663 \h </w:instrText>
      </w:r>
      <w:r>
        <w:rPr>
          <w:noProof/>
        </w:rPr>
      </w:r>
      <w:r>
        <w:rPr>
          <w:noProof/>
        </w:rPr>
        <w:fldChar w:fldCharType="separate"/>
      </w:r>
      <w:r>
        <w:rPr>
          <w:noProof/>
        </w:rPr>
        <w:t>18</w:t>
      </w:r>
      <w:r>
        <w:rPr>
          <w:noProof/>
        </w:rPr>
        <w:fldChar w:fldCharType="end"/>
      </w:r>
    </w:p>
    <w:p w14:paraId="53C757B0" w14:textId="5E2B678E" w:rsidR="004E7573" w:rsidRPr="004E7573" w:rsidRDefault="004E7573">
      <w:pPr>
        <w:pStyle w:val="TM2"/>
        <w:tabs>
          <w:tab w:val="right" w:leader="dot" w:pos="9378"/>
        </w:tabs>
        <w:rPr>
          <w:rFonts w:asciiTheme="minorHAnsi" w:eastAsiaTheme="minorEastAsia" w:hAnsiTheme="minorHAnsi" w:cstheme="minorBidi"/>
          <w:noProof/>
          <w:kern w:val="2"/>
          <w:lang w:val="en-US" w:eastAsia="fr-CH"/>
          <w14:ligatures w14:val="standardContextual"/>
        </w:rPr>
      </w:pPr>
      <w:r w:rsidRPr="004E7573">
        <w:rPr>
          <w:noProof/>
          <w:lang w:val="en-US"/>
        </w:rPr>
        <w:t>9.2 Annexe B</w:t>
      </w:r>
      <w:r w:rsidRPr="004E7573">
        <w:rPr>
          <w:noProof/>
          <w:lang w:val="en-US"/>
        </w:rPr>
        <w:tab/>
      </w:r>
      <w:r>
        <w:rPr>
          <w:noProof/>
        </w:rPr>
        <w:fldChar w:fldCharType="begin"/>
      </w:r>
      <w:r w:rsidRPr="004E7573">
        <w:rPr>
          <w:noProof/>
          <w:lang w:val="en-US"/>
        </w:rPr>
        <w:instrText xml:space="preserve"> PAGEREF _Toc241153664 \h </w:instrText>
      </w:r>
      <w:r>
        <w:rPr>
          <w:noProof/>
        </w:rPr>
      </w:r>
      <w:r>
        <w:rPr>
          <w:noProof/>
        </w:rPr>
        <w:fldChar w:fldCharType="separate"/>
      </w:r>
      <w:r w:rsidRPr="004E7573">
        <w:rPr>
          <w:noProof/>
          <w:lang w:val="en-US"/>
        </w:rPr>
        <w:t>19</w:t>
      </w:r>
      <w:r>
        <w:rPr>
          <w:noProof/>
        </w:rPr>
        <w:fldChar w:fldCharType="end"/>
      </w:r>
    </w:p>
    <w:p w14:paraId="217BD048" w14:textId="5EC99DC3" w:rsidR="004E7573" w:rsidRPr="004E7573" w:rsidRDefault="004E7573">
      <w:pPr>
        <w:pStyle w:val="TM3"/>
        <w:tabs>
          <w:tab w:val="right" w:leader="dot" w:pos="9378"/>
        </w:tabs>
        <w:rPr>
          <w:rFonts w:asciiTheme="minorHAnsi" w:eastAsiaTheme="minorEastAsia" w:hAnsiTheme="minorHAnsi" w:cstheme="minorBidi"/>
          <w:noProof/>
          <w:kern w:val="2"/>
          <w:lang w:val="en-US" w:eastAsia="fr-CH"/>
          <w14:ligatures w14:val="standardContextual"/>
        </w:rPr>
      </w:pPr>
      <w:r w:rsidRPr="004E7573">
        <w:rPr>
          <w:noProof/>
          <w:lang w:val="en-US"/>
        </w:rPr>
        <w:t>9.2.1 Duty cycle 10%</w:t>
      </w:r>
      <w:r w:rsidRPr="004E7573">
        <w:rPr>
          <w:noProof/>
          <w:lang w:val="en-US"/>
        </w:rPr>
        <w:tab/>
      </w:r>
      <w:r>
        <w:rPr>
          <w:noProof/>
        </w:rPr>
        <w:fldChar w:fldCharType="begin"/>
      </w:r>
      <w:r w:rsidRPr="004E7573">
        <w:rPr>
          <w:noProof/>
          <w:lang w:val="en-US"/>
        </w:rPr>
        <w:instrText xml:space="preserve"> PAGEREF _Toc241153665 \h </w:instrText>
      </w:r>
      <w:r>
        <w:rPr>
          <w:noProof/>
        </w:rPr>
      </w:r>
      <w:r>
        <w:rPr>
          <w:noProof/>
        </w:rPr>
        <w:fldChar w:fldCharType="separate"/>
      </w:r>
      <w:r w:rsidRPr="004E7573">
        <w:rPr>
          <w:noProof/>
          <w:lang w:val="en-US"/>
        </w:rPr>
        <w:t>19</w:t>
      </w:r>
      <w:r>
        <w:rPr>
          <w:noProof/>
        </w:rPr>
        <w:fldChar w:fldCharType="end"/>
      </w:r>
    </w:p>
    <w:p w14:paraId="25F22FBA" w14:textId="251EFC89" w:rsidR="004E7573" w:rsidRPr="004E7573" w:rsidRDefault="004E7573">
      <w:pPr>
        <w:pStyle w:val="TM3"/>
        <w:tabs>
          <w:tab w:val="right" w:leader="dot" w:pos="9378"/>
        </w:tabs>
        <w:rPr>
          <w:rFonts w:asciiTheme="minorHAnsi" w:eastAsiaTheme="minorEastAsia" w:hAnsiTheme="minorHAnsi" w:cstheme="minorBidi"/>
          <w:noProof/>
          <w:kern w:val="2"/>
          <w:lang w:val="en-US" w:eastAsia="fr-CH"/>
          <w14:ligatures w14:val="standardContextual"/>
        </w:rPr>
      </w:pPr>
      <w:r w:rsidRPr="004E7573">
        <w:rPr>
          <w:noProof/>
          <w:lang w:val="en-US"/>
        </w:rPr>
        <w:t>9.2.2 Duty cycle 50%</w:t>
      </w:r>
      <w:r w:rsidRPr="004E7573">
        <w:rPr>
          <w:noProof/>
          <w:lang w:val="en-US"/>
        </w:rPr>
        <w:tab/>
      </w:r>
      <w:r>
        <w:rPr>
          <w:noProof/>
        </w:rPr>
        <w:fldChar w:fldCharType="begin"/>
      </w:r>
      <w:r w:rsidRPr="004E7573">
        <w:rPr>
          <w:noProof/>
          <w:lang w:val="en-US"/>
        </w:rPr>
        <w:instrText xml:space="preserve"> PAGEREF _Toc241153666 \h </w:instrText>
      </w:r>
      <w:r>
        <w:rPr>
          <w:noProof/>
        </w:rPr>
      </w:r>
      <w:r>
        <w:rPr>
          <w:noProof/>
        </w:rPr>
        <w:fldChar w:fldCharType="separate"/>
      </w:r>
      <w:r w:rsidRPr="004E7573">
        <w:rPr>
          <w:noProof/>
          <w:lang w:val="en-US"/>
        </w:rPr>
        <w:t>19</w:t>
      </w:r>
      <w:r>
        <w:rPr>
          <w:noProof/>
        </w:rPr>
        <w:fldChar w:fldCharType="end"/>
      </w:r>
    </w:p>
    <w:p w14:paraId="571DB6AE" w14:textId="6E618C85" w:rsidR="004E7573" w:rsidRDefault="004E7573">
      <w:pPr>
        <w:pStyle w:val="TM3"/>
        <w:tabs>
          <w:tab w:val="right" w:leader="dot" w:pos="9378"/>
        </w:tabs>
        <w:rPr>
          <w:rFonts w:asciiTheme="minorHAnsi" w:eastAsiaTheme="minorEastAsia" w:hAnsiTheme="minorHAnsi" w:cstheme="minorBidi"/>
          <w:noProof/>
          <w:kern w:val="2"/>
          <w:lang w:val="fr-CH" w:eastAsia="fr-CH"/>
          <w14:ligatures w14:val="standardContextual"/>
        </w:rPr>
      </w:pPr>
      <w:r>
        <w:rPr>
          <w:noProof/>
        </w:rPr>
        <w:t>9.2.3 Mesure simulation</w:t>
      </w:r>
      <w:r>
        <w:rPr>
          <w:noProof/>
        </w:rPr>
        <w:tab/>
      </w:r>
      <w:r>
        <w:rPr>
          <w:noProof/>
        </w:rPr>
        <w:fldChar w:fldCharType="begin"/>
      </w:r>
      <w:r>
        <w:rPr>
          <w:noProof/>
        </w:rPr>
        <w:instrText xml:space="preserve"> PAGEREF _Toc241153667 \h </w:instrText>
      </w:r>
      <w:r>
        <w:rPr>
          <w:noProof/>
        </w:rPr>
      </w:r>
      <w:r>
        <w:rPr>
          <w:noProof/>
        </w:rPr>
        <w:fldChar w:fldCharType="separate"/>
      </w:r>
      <w:r>
        <w:rPr>
          <w:noProof/>
        </w:rPr>
        <w:t>20</w:t>
      </w:r>
      <w:r>
        <w:rPr>
          <w:noProof/>
        </w:rPr>
        <w:fldChar w:fldCharType="end"/>
      </w:r>
    </w:p>
    <w:p w14:paraId="29F60F53" w14:textId="7D1BD986" w:rsidR="004E7573" w:rsidRDefault="004E7573">
      <w:pPr>
        <w:pStyle w:val="TM2"/>
        <w:tabs>
          <w:tab w:val="right" w:leader="dot" w:pos="9378"/>
        </w:tabs>
        <w:rPr>
          <w:rFonts w:asciiTheme="minorHAnsi" w:eastAsiaTheme="minorEastAsia" w:hAnsiTheme="minorHAnsi" w:cstheme="minorBidi"/>
          <w:noProof/>
          <w:kern w:val="2"/>
          <w:lang w:val="fr-CH" w:eastAsia="fr-CH"/>
          <w14:ligatures w14:val="standardContextual"/>
        </w:rPr>
      </w:pPr>
      <w:r>
        <w:rPr>
          <w:noProof/>
        </w:rPr>
        <w:t>9.3 Annexe C</w:t>
      </w:r>
      <w:r>
        <w:rPr>
          <w:noProof/>
        </w:rPr>
        <w:tab/>
      </w:r>
      <w:r>
        <w:rPr>
          <w:noProof/>
        </w:rPr>
        <w:fldChar w:fldCharType="begin"/>
      </w:r>
      <w:r>
        <w:rPr>
          <w:noProof/>
        </w:rPr>
        <w:instrText xml:space="preserve"> PAGEREF _Toc241153668 \h </w:instrText>
      </w:r>
      <w:r>
        <w:rPr>
          <w:noProof/>
        </w:rPr>
      </w:r>
      <w:r>
        <w:rPr>
          <w:noProof/>
        </w:rPr>
        <w:fldChar w:fldCharType="separate"/>
      </w:r>
      <w:r>
        <w:rPr>
          <w:noProof/>
        </w:rPr>
        <w:t>22</w:t>
      </w:r>
      <w:r>
        <w:rPr>
          <w:noProof/>
        </w:rPr>
        <w:fldChar w:fldCharType="end"/>
      </w:r>
    </w:p>
    <w:p w14:paraId="5FB69C05" w14:textId="10B32F79" w:rsidR="004E7573" w:rsidRDefault="004E7573">
      <w:pPr>
        <w:pStyle w:val="TM3"/>
        <w:tabs>
          <w:tab w:val="right" w:leader="dot" w:pos="9378"/>
        </w:tabs>
        <w:rPr>
          <w:rFonts w:asciiTheme="minorHAnsi" w:eastAsiaTheme="minorEastAsia" w:hAnsiTheme="minorHAnsi" w:cstheme="minorBidi"/>
          <w:noProof/>
          <w:kern w:val="2"/>
          <w:lang w:val="fr-CH" w:eastAsia="fr-CH"/>
          <w14:ligatures w14:val="standardContextual"/>
        </w:rPr>
      </w:pPr>
      <w:r>
        <w:rPr>
          <w:noProof/>
        </w:rPr>
        <w:t>9.3.1 Mesure oscilloscope</w:t>
      </w:r>
      <w:r>
        <w:rPr>
          <w:noProof/>
        </w:rPr>
        <w:tab/>
      </w:r>
      <w:r>
        <w:rPr>
          <w:noProof/>
        </w:rPr>
        <w:fldChar w:fldCharType="begin"/>
      </w:r>
      <w:r>
        <w:rPr>
          <w:noProof/>
        </w:rPr>
        <w:instrText xml:space="preserve"> PAGEREF _Toc241153669 \h </w:instrText>
      </w:r>
      <w:r>
        <w:rPr>
          <w:noProof/>
        </w:rPr>
      </w:r>
      <w:r>
        <w:rPr>
          <w:noProof/>
        </w:rPr>
        <w:fldChar w:fldCharType="separate"/>
      </w:r>
      <w:r>
        <w:rPr>
          <w:noProof/>
        </w:rPr>
        <w:t>22</w:t>
      </w:r>
      <w:r>
        <w:rPr>
          <w:noProof/>
        </w:rPr>
        <w:fldChar w:fldCharType="end"/>
      </w:r>
    </w:p>
    <w:p w14:paraId="3F6407F8" w14:textId="7B8C66D8" w:rsidR="00D4214C" w:rsidRPr="004E7573" w:rsidRDefault="00C62131">
      <w:pPr>
        <w:rPr>
          <w:b/>
        </w:rPr>
      </w:pPr>
      <w:r w:rsidRPr="004E7573">
        <w:rPr>
          <w:b/>
        </w:rPr>
        <w:fldChar w:fldCharType="end"/>
      </w:r>
    </w:p>
    <w:p w14:paraId="3F6407F9" w14:textId="77777777" w:rsidR="00D4214C" w:rsidRPr="004E7573" w:rsidRDefault="00D4214C">
      <w:pPr>
        <w:rPr>
          <w:b/>
        </w:rPr>
      </w:pPr>
      <w:bookmarkStart w:id="1" w:name="_Toc471613411"/>
      <w:bookmarkStart w:id="2" w:name="_Toc449346436"/>
    </w:p>
    <w:bookmarkEnd w:id="1"/>
    <w:bookmarkEnd w:id="2"/>
    <w:p w14:paraId="3F6407FA" w14:textId="77777777" w:rsidR="00D4214C" w:rsidRPr="004E7573" w:rsidRDefault="00D4214C">
      <w:pPr>
        <w:keepNext/>
        <w:spacing w:line="288" w:lineRule="auto"/>
        <w:rPr>
          <w:spacing w:val="-3"/>
        </w:rPr>
      </w:pPr>
    </w:p>
    <w:p w14:paraId="3F6407FB" w14:textId="77777777" w:rsidR="00D4214C" w:rsidRPr="004E7573" w:rsidRDefault="00D4214C">
      <w:pPr>
        <w:keepNext/>
        <w:spacing w:line="288" w:lineRule="auto"/>
        <w:rPr>
          <w:spacing w:val="-3"/>
        </w:rPr>
      </w:pPr>
    </w:p>
    <w:p w14:paraId="3F6407FC" w14:textId="77777777" w:rsidR="00D4214C" w:rsidRPr="004E7573" w:rsidRDefault="00D4214C">
      <w:pPr>
        <w:tabs>
          <w:tab w:val="left" w:pos="-720"/>
        </w:tabs>
        <w:spacing w:line="288" w:lineRule="auto"/>
        <w:rPr>
          <w:spacing w:val="-3"/>
        </w:rPr>
      </w:pPr>
    </w:p>
    <w:p w14:paraId="3F6407FD" w14:textId="77777777" w:rsidR="00D4214C" w:rsidRPr="004E7573" w:rsidRDefault="00D4214C">
      <w:pPr>
        <w:tabs>
          <w:tab w:val="left" w:pos="-720"/>
        </w:tabs>
        <w:spacing w:line="288" w:lineRule="auto"/>
        <w:rPr>
          <w:spacing w:val="-3"/>
        </w:rPr>
      </w:pPr>
    </w:p>
    <w:p w14:paraId="3F6407FE" w14:textId="77777777" w:rsidR="00D4214C" w:rsidRPr="004E7573" w:rsidRDefault="00D4214C">
      <w:pPr>
        <w:tabs>
          <w:tab w:val="left" w:pos="-720"/>
        </w:tabs>
        <w:spacing w:line="288" w:lineRule="auto"/>
        <w:rPr>
          <w:spacing w:val="-3"/>
        </w:rPr>
      </w:pPr>
    </w:p>
    <w:p w14:paraId="3F6407FF" w14:textId="77777777" w:rsidR="00D4214C" w:rsidRPr="004E7573" w:rsidRDefault="00D4214C">
      <w:pPr>
        <w:tabs>
          <w:tab w:val="left" w:pos="-720"/>
        </w:tabs>
        <w:spacing w:line="288" w:lineRule="auto"/>
        <w:jc w:val="center"/>
        <w:rPr>
          <w:b/>
          <w:sz w:val="48"/>
          <w:u w:val="single"/>
        </w:rPr>
      </w:pPr>
    </w:p>
    <w:p w14:paraId="3F640800" w14:textId="57F72713" w:rsidR="00C62131" w:rsidRPr="004E7573" w:rsidRDefault="00A404B7" w:rsidP="00697769">
      <w:pPr>
        <w:pStyle w:val="Titre"/>
        <w:rPr>
          <w:rFonts w:ascii="Times New Roman" w:hAnsi="Times New Roman" w:cs="Times New Roman"/>
        </w:rPr>
        <w:sectPr w:rsidR="00C62131" w:rsidRPr="004E7573" w:rsidSect="00223D8D">
          <w:endnotePr>
            <w:numFmt w:val="decimal"/>
          </w:endnotePr>
          <w:type w:val="oddPage"/>
          <w:pgSz w:w="11906" w:h="16838" w:code="9"/>
          <w:pgMar w:top="720" w:right="851" w:bottom="720" w:left="1440" w:header="720" w:footer="720" w:gutter="227"/>
          <w:cols w:space="720"/>
          <w:noEndnote/>
        </w:sectPr>
      </w:pPr>
      <w:r w:rsidRPr="004E7573">
        <w:rPr>
          <w:rFonts w:ascii="Times New Roman" w:hAnsi="Times New Roman" w:cs="Times New Roman"/>
        </w:rPr>
        <w:lastRenderedPageBreak/>
        <w:t xml:space="preserve"> </w:t>
      </w:r>
    </w:p>
    <w:p w14:paraId="3F640801" w14:textId="68CF9323" w:rsidR="00C81A77" w:rsidRPr="004E7573" w:rsidRDefault="00C81A77" w:rsidP="009E152F">
      <w:pPr>
        <w:pStyle w:val="Titre1"/>
        <w:rPr>
          <w:rFonts w:ascii="Times New Roman" w:hAnsi="Times New Roman" w:cs="Times New Roman"/>
        </w:rPr>
      </w:pPr>
      <w:bookmarkStart w:id="3" w:name="_Toc241153640"/>
      <w:r w:rsidRPr="004E7573">
        <w:rPr>
          <w:rFonts w:ascii="Times New Roman" w:hAnsi="Times New Roman" w:cs="Times New Roman"/>
        </w:rPr>
        <w:lastRenderedPageBreak/>
        <w:t>Cahier des charges</w:t>
      </w:r>
      <w:bookmarkEnd w:id="3"/>
      <w:r w:rsidRPr="004E7573">
        <w:rPr>
          <w:rFonts w:ascii="Times New Roman" w:hAnsi="Times New Roman" w:cs="Times New Roman"/>
        </w:rPr>
        <w:t xml:space="preserve"> </w:t>
      </w:r>
    </w:p>
    <w:p w14:paraId="536873D1" w14:textId="2E6C77F8" w:rsidR="003B20D9" w:rsidRPr="004E7573" w:rsidRDefault="003B20D9" w:rsidP="00C81A77">
      <w:r w:rsidRPr="004E7573">
        <w:t xml:space="preserve">Les composants </w:t>
      </w:r>
      <w:r w:rsidR="00FB188F" w:rsidRPr="004E7573">
        <w:t>suivants</w:t>
      </w:r>
      <w:r w:rsidRPr="004E7573">
        <w:t xml:space="preserve"> seront utilisés pour les simulations et les mesures</w:t>
      </w:r>
      <w:r w:rsidR="00A309A2" w:rsidRPr="004E7573">
        <w:t> :</w:t>
      </w:r>
    </w:p>
    <w:p w14:paraId="4CD32A5F" w14:textId="3564093E" w:rsidR="00A309A2" w:rsidRPr="004E7573" w:rsidRDefault="0014566A" w:rsidP="009E3888">
      <w:pPr>
        <w:pStyle w:val="Paragraphedeliste"/>
        <w:numPr>
          <w:ilvl w:val="0"/>
          <w:numId w:val="2"/>
        </w:numPr>
      </w:pPr>
      <w:r w:rsidRPr="004E7573">
        <w:t>Diode de redressement : 1N4004</w:t>
      </w:r>
    </w:p>
    <w:p w14:paraId="7635F5F8" w14:textId="7B8195FD" w:rsidR="00A309A2" w:rsidRPr="004E7573" w:rsidRDefault="0096594D" w:rsidP="009E3888">
      <w:pPr>
        <w:pStyle w:val="Paragraphedeliste"/>
        <w:numPr>
          <w:ilvl w:val="0"/>
          <w:numId w:val="2"/>
        </w:numPr>
      </w:pPr>
      <w:r w:rsidRPr="004E7573">
        <w:t>Diode de commutation : 1N4148</w:t>
      </w:r>
    </w:p>
    <w:p w14:paraId="0587DAD7" w14:textId="6A996B2C" w:rsidR="00A309A2" w:rsidRPr="004E7573" w:rsidRDefault="0096594D" w:rsidP="009E3888">
      <w:pPr>
        <w:pStyle w:val="Paragraphedeliste"/>
        <w:numPr>
          <w:ilvl w:val="0"/>
          <w:numId w:val="2"/>
        </w:numPr>
        <w:rPr>
          <w:lang w:val="de-CH"/>
        </w:rPr>
      </w:pPr>
      <w:r w:rsidRPr="004E7573">
        <w:rPr>
          <w:lang w:val="de-CH"/>
        </w:rPr>
        <w:t xml:space="preserve">Diode </w:t>
      </w:r>
      <w:r w:rsidR="000F2193" w:rsidRPr="004E7573">
        <w:rPr>
          <w:lang w:val="de-CH"/>
        </w:rPr>
        <w:t>Schottky</w:t>
      </w:r>
      <w:r w:rsidR="00FF59CC" w:rsidRPr="004E7573">
        <w:rPr>
          <w:lang w:val="de-CH"/>
        </w:rPr>
        <w:t>: SB 21</w:t>
      </w:r>
      <w:r w:rsidR="001254E6" w:rsidRPr="004E7573">
        <w:rPr>
          <w:lang w:val="de-CH"/>
        </w:rPr>
        <w:t>00E-G</w:t>
      </w:r>
    </w:p>
    <w:p w14:paraId="345E181F" w14:textId="1D2085B4" w:rsidR="0097620F" w:rsidRPr="004E7573" w:rsidRDefault="0023792A" w:rsidP="009E3888">
      <w:pPr>
        <w:pStyle w:val="Paragraphedeliste"/>
        <w:numPr>
          <w:ilvl w:val="0"/>
          <w:numId w:val="2"/>
        </w:numPr>
        <w:rPr>
          <w:lang w:val="de-CH"/>
        </w:rPr>
      </w:pPr>
      <w:proofErr w:type="spellStart"/>
      <w:r w:rsidRPr="004E7573">
        <w:rPr>
          <w:lang w:val="de-CH"/>
        </w:rPr>
        <w:t>Photodiode</w:t>
      </w:r>
      <w:proofErr w:type="spellEnd"/>
      <w:r w:rsidRPr="004E7573">
        <w:rPr>
          <w:lang w:val="de-CH"/>
        </w:rPr>
        <w:t>:</w:t>
      </w:r>
      <w:r w:rsidR="0097620F" w:rsidRPr="004E7573">
        <w:rPr>
          <w:lang w:val="de-CH"/>
        </w:rPr>
        <w:t xml:space="preserve"> </w:t>
      </w:r>
      <w:r w:rsidRPr="004E7573">
        <w:t>INL-3APD80</w:t>
      </w:r>
    </w:p>
    <w:p w14:paraId="44B1E556" w14:textId="02B4252C" w:rsidR="0023792A" w:rsidRPr="004E7573" w:rsidRDefault="0023792A" w:rsidP="009E3888">
      <w:pPr>
        <w:pStyle w:val="Paragraphedeliste"/>
        <w:numPr>
          <w:ilvl w:val="0"/>
          <w:numId w:val="2"/>
        </w:numPr>
        <w:rPr>
          <w:lang w:val="de-CH"/>
        </w:rPr>
      </w:pPr>
      <w:r w:rsidRPr="004E7573">
        <w:rPr>
          <w:lang w:val="de-CH"/>
        </w:rPr>
        <w:t xml:space="preserve">Panneau </w:t>
      </w:r>
      <w:proofErr w:type="spellStart"/>
      <w:r w:rsidRPr="004E7573">
        <w:rPr>
          <w:lang w:val="de-CH"/>
        </w:rPr>
        <w:t>solaire</w:t>
      </w:r>
      <w:proofErr w:type="spellEnd"/>
    </w:p>
    <w:p w14:paraId="7AD1275A" w14:textId="77777777" w:rsidR="004B0016" w:rsidRPr="004E7573" w:rsidRDefault="004B0016" w:rsidP="004B0016">
      <w:pPr>
        <w:rPr>
          <w:lang w:val="de-CH"/>
        </w:rPr>
      </w:pPr>
    </w:p>
    <w:p w14:paraId="689D3525" w14:textId="4A7B1AA4" w:rsidR="00FB188F" w:rsidRPr="004E7573" w:rsidRDefault="00A90D52" w:rsidP="004B0016">
      <w:r w:rsidRPr="004E7573">
        <w:t>Pour chaque diode</w:t>
      </w:r>
      <w:r w:rsidR="00FC296B" w:rsidRPr="004E7573">
        <w:t>,</w:t>
      </w:r>
      <w:r w:rsidRPr="004E7573">
        <w:t xml:space="preserve"> i</w:t>
      </w:r>
      <w:r w:rsidR="006A6DD9" w:rsidRPr="004E7573">
        <w:t xml:space="preserve">l </w:t>
      </w:r>
      <w:r w:rsidR="00EF0FCA" w:rsidRPr="004E7573">
        <w:t>faudr</w:t>
      </w:r>
      <w:r w:rsidR="00D93F9E" w:rsidRPr="004E7573">
        <w:t xml:space="preserve">a déterminer les caractéristiques suivantes : </w:t>
      </w:r>
      <w:r w:rsidR="00493214" w:rsidRPr="004E7573">
        <w:t>tension de seuil (</w:t>
      </w:r>
      <w:proofErr w:type="spellStart"/>
      <w:r w:rsidR="00493214" w:rsidRPr="004E7573">
        <w:t>Uj</w:t>
      </w:r>
      <w:proofErr w:type="spellEnd"/>
      <w:r w:rsidR="00493214" w:rsidRPr="004E7573">
        <w:t>), cou</w:t>
      </w:r>
      <w:r w:rsidR="009F61D4" w:rsidRPr="004E7573">
        <w:t>rant</w:t>
      </w:r>
      <w:r w:rsidR="004872F4" w:rsidRPr="004E7573">
        <w:t xml:space="preserve"> direct</w:t>
      </w:r>
      <w:r w:rsidR="007D08A9" w:rsidRPr="004E7573">
        <w:t xml:space="preserve"> (If), </w:t>
      </w:r>
      <w:r w:rsidR="006751AC" w:rsidRPr="004E7573">
        <w:t>tension inverse (Ur),</w:t>
      </w:r>
      <w:r w:rsidR="005A587C" w:rsidRPr="004E7573">
        <w:t xml:space="preserve"> courant de fuite inverse</w:t>
      </w:r>
      <w:r w:rsidR="008D2DF6" w:rsidRPr="004E7573">
        <w:t xml:space="preserve"> (Ir</w:t>
      </w:r>
      <w:r w:rsidR="00ED4B5D" w:rsidRPr="004E7573">
        <w:t>),</w:t>
      </w:r>
      <w:r w:rsidR="003E4E4C" w:rsidRPr="004E7573">
        <w:t xml:space="preserve"> </w:t>
      </w:r>
      <w:r w:rsidR="00EA58AF" w:rsidRPr="004E7573">
        <w:t>temps de recouvrement inverse</w:t>
      </w:r>
      <w:r w:rsidR="004056D4" w:rsidRPr="004E7573">
        <w:t xml:space="preserve"> (</w:t>
      </w:r>
      <w:proofErr w:type="spellStart"/>
      <w:r w:rsidR="004056D4" w:rsidRPr="004E7573">
        <w:t>trr</w:t>
      </w:r>
      <w:proofErr w:type="spellEnd"/>
      <w:r w:rsidR="004056D4" w:rsidRPr="004E7573">
        <w:t>)</w:t>
      </w:r>
      <w:r w:rsidR="0092041F" w:rsidRPr="004E7573">
        <w:t xml:space="preserve">, </w:t>
      </w:r>
      <w:r w:rsidR="00C5488C" w:rsidRPr="004E7573">
        <w:t>pour ensuite</w:t>
      </w:r>
      <w:r w:rsidR="00AA28EA" w:rsidRPr="004E7573">
        <w:t xml:space="preserve"> comparer ces valeurs </w:t>
      </w:r>
      <w:r w:rsidR="00E67ACD" w:rsidRPr="004E7573">
        <w:t>entre la simulation, la mesure</w:t>
      </w:r>
      <w:r w:rsidR="000079BD" w:rsidRPr="004E7573">
        <w:t xml:space="preserve"> et les données du fabrica</w:t>
      </w:r>
      <w:r w:rsidR="00CF6B78" w:rsidRPr="004E7573">
        <w:t>nt.</w:t>
      </w:r>
    </w:p>
    <w:p w14:paraId="0A1BEC8F" w14:textId="77777777" w:rsidR="002476DF" w:rsidRPr="004E7573" w:rsidRDefault="002476DF" w:rsidP="004B0016"/>
    <w:p w14:paraId="3727AE1F" w14:textId="5F5E5AA7" w:rsidR="00967C1F" w:rsidRPr="004E7573" w:rsidRDefault="002476DF" w:rsidP="006C69B3">
      <w:r w:rsidRPr="004E7573">
        <w:t xml:space="preserve">Une </w:t>
      </w:r>
      <w:r w:rsidR="00E86EC7" w:rsidRPr="004E7573">
        <w:t xml:space="preserve">analyse complémentaire </w:t>
      </w:r>
      <w:r w:rsidR="001F5766" w:rsidRPr="004E7573">
        <w:t>sera</w:t>
      </w:r>
      <w:r w:rsidR="00CE1721" w:rsidRPr="004E7573">
        <w:t xml:space="preserve"> également menée</w:t>
      </w:r>
      <w:r w:rsidR="00A20C74" w:rsidRPr="004E7573">
        <w:t xml:space="preserve"> sur une photodiode, en mode photo</w:t>
      </w:r>
      <w:r w:rsidR="00403378" w:rsidRPr="004E7573">
        <w:t xml:space="preserve">récepteur et en mode </w:t>
      </w:r>
      <w:r w:rsidR="0008402E" w:rsidRPr="004E7573">
        <w:t>photovoltaïque.</w:t>
      </w:r>
    </w:p>
    <w:p w14:paraId="1F8735E1" w14:textId="3FD2EEB4" w:rsidR="00FC6838" w:rsidRPr="004E7573" w:rsidRDefault="000126BD" w:rsidP="009E152F">
      <w:pPr>
        <w:pStyle w:val="Titre1"/>
        <w:rPr>
          <w:rFonts w:ascii="Times New Roman" w:hAnsi="Times New Roman" w:cs="Times New Roman"/>
        </w:rPr>
      </w:pPr>
      <w:bookmarkStart w:id="4" w:name="_Toc241153641"/>
      <w:r w:rsidRPr="004E7573">
        <w:rPr>
          <w:rFonts w:ascii="Times New Roman" w:hAnsi="Times New Roman" w:cs="Times New Roman"/>
        </w:rPr>
        <w:t>Analyse</w:t>
      </w:r>
      <w:r w:rsidR="00C81A77" w:rsidRPr="004E7573">
        <w:rPr>
          <w:rFonts w:ascii="Times New Roman" w:hAnsi="Times New Roman" w:cs="Times New Roman"/>
        </w:rPr>
        <w:t xml:space="preserve"> théorique</w:t>
      </w:r>
      <w:bookmarkEnd w:id="4"/>
    </w:p>
    <w:p w14:paraId="5A8AFE2F" w14:textId="77777777" w:rsidR="00D43A0F" w:rsidRPr="004E7573" w:rsidRDefault="00D43A0F" w:rsidP="00D43A0F">
      <w:pPr>
        <w:jc w:val="center"/>
      </w:pPr>
      <w:r w:rsidRPr="004E7573">
        <w:rPr>
          <w:noProof/>
        </w:rPr>
        <w:drawing>
          <wp:inline distT="0" distB="0" distL="0" distR="0" wp14:anchorId="1D815251" wp14:editId="5FD0ACE8">
            <wp:extent cx="5154561" cy="4025900"/>
            <wp:effectExtent l="0" t="0" r="0" b="0"/>
            <wp:docPr id="12205802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393" t="6625" r="5941" b="6358"/>
                    <a:stretch>
                      <a:fillRect/>
                    </a:stretch>
                  </pic:blipFill>
                  <pic:spPr bwMode="auto">
                    <a:xfrm>
                      <a:off x="0" y="0"/>
                      <a:ext cx="5219881" cy="4076918"/>
                    </a:xfrm>
                    <a:prstGeom prst="rect">
                      <a:avLst/>
                    </a:prstGeom>
                    <a:noFill/>
                    <a:ln>
                      <a:noFill/>
                    </a:ln>
                    <a:extLst>
                      <a:ext uri="{53640926-AAD7-44D8-BBD7-CCE9431645EC}">
                        <a14:shadowObscured xmlns:a14="http://schemas.microsoft.com/office/drawing/2010/main"/>
                      </a:ext>
                    </a:extLst>
                  </pic:spPr>
                </pic:pic>
              </a:graphicData>
            </a:graphic>
          </wp:inline>
        </w:drawing>
      </w:r>
    </w:p>
    <w:p w14:paraId="79660998" w14:textId="3BEB1D85" w:rsidR="00D43A0F" w:rsidRPr="004E7573" w:rsidRDefault="00D43A0F" w:rsidP="00D43A0F">
      <w:pPr>
        <w:jc w:val="center"/>
      </w:pPr>
      <w:r w:rsidRPr="004E7573">
        <w:t>Figure 1 : Schéma mesure caractéristique</w:t>
      </w:r>
    </w:p>
    <w:p w14:paraId="6A9505B6" w14:textId="22E60FB2" w:rsidR="008B1843" w:rsidRPr="004E7573" w:rsidRDefault="00AA61D6" w:rsidP="00D131F7">
      <w:r w:rsidRPr="004E7573">
        <w:t xml:space="preserve">Voici un schéma électrique qui permet de mesurer </w:t>
      </w:r>
      <w:r w:rsidR="00FF51BA" w:rsidRPr="004E7573">
        <w:t>plusieurs points</w:t>
      </w:r>
      <w:r w:rsidRPr="004E7573">
        <w:t xml:space="preserve"> </w:t>
      </w:r>
      <w:r w:rsidR="00FF51BA" w:rsidRPr="004E7573">
        <w:t>sur les diodes.</w:t>
      </w:r>
    </w:p>
    <w:p w14:paraId="1D9EF603" w14:textId="48809E7E" w:rsidR="00FF51BA" w:rsidRPr="004E7573" w:rsidRDefault="00FF715E" w:rsidP="00FF715E">
      <w:r w:rsidRPr="004E7573">
        <w:t xml:space="preserve">VR1 : </w:t>
      </w:r>
      <w:r w:rsidR="00133ECE" w:rsidRPr="004E7573">
        <w:t>Mesure la</w:t>
      </w:r>
      <w:r w:rsidR="00DC515A" w:rsidRPr="004E7573">
        <w:t xml:space="preserve"> chute de</w:t>
      </w:r>
      <w:r w:rsidR="00133ECE" w:rsidRPr="004E7573">
        <w:t xml:space="preserve"> tension </w:t>
      </w:r>
      <w:r w:rsidR="00DC515A" w:rsidRPr="004E7573">
        <w:t>sur</w:t>
      </w:r>
      <w:r w:rsidR="00133ECE" w:rsidRPr="004E7573">
        <w:t xml:space="preserve"> la résistance R1.</w:t>
      </w:r>
    </w:p>
    <w:p w14:paraId="2FAB37F1" w14:textId="48F088F4" w:rsidR="00133ECE" w:rsidRPr="004E7573" w:rsidRDefault="00133ECE" w:rsidP="00FF715E">
      <w:r w:rsidRPr="004E7573">
        <w:t>A1 :</w:t>
      </w:r>
      <w:r w:rsidR="00AE7B52" w:rsidRPr="004E7573">
        <w:t xml:space="preserve"> Mesure le courant dans le circuit.</w:t>
      </w:r>
    </w:p>
    <w:p w14:paraId="432AA23A" w14:textId="2DB08F90" w:rsidR="00E04897" w:rsidRPr="004E7573" w:rsidRDefault="00AE7B52" w:rsidP="006C69B3">
      <w:r w:rsidRPr="004E7573">
        <w:t>Ch1 :</w:t>
      </w:r>
      <w:r w:rsidR="001E79B9" w:rsidRPr="004E7573">
        <w:t xml:space="preserve"> Mesure le signal</w:t>
      </w:r>
      <w:r w:rsidR="002F2B01" w:rsidRPr="004E7573">
        <w:t xml:space="preserve"> envoyé sur </w:t>
      </w:r>
      <w:r w:rsidR="00491978" w:rsidRPr="004E7573">
        <w:t>les diodes choisies</w:t>
      </w:r>
      <w:r w:rsidR="003833EC" w:rsidRPr="004E7573">
        <w:t xml:space="preserve"> via un </w:t>
      </w:r>
      <w:r w:rsidR="004B6588" w:rsidRPr="004E7573">
        <w:t>des switches actionnés</w:t>
      </w:r>
      <w:r w:rsidR="003833EC" w:rsidRPr="004E7573">
        <w:t>.</w:t>
      </w:r>
    </w:p>
    <w:p w14:paraId="034A3567" w14:textId="77AD7904" w:rsidR="008B1843" w:rsidRPr="004E7573" w:rsidRDefault="00E04897" w:rsidP="00AE2213">
      <w:pPr>
        <w:pStyle w:val="Titre2"/>
        <w:rPr>
          <w:rFonts w:ascii="Times New Roman" w:hAnsi="Times New Roman" w:cs="Times New Roman"/>
        </w:rPr>
      </w:pPr>
      <w:bookmarkStart w:id="5" w:name="_Toc241153642"/>
      <w:r w:rsidRPr="004E7573">
        <w:rPr>
          <w:rFonts w:ascii="Times New Roman" w:hAnsi="Times New Roman" w:cs="Times New Roman"/>
        </w:rPr>
        <w:lastRenderedPageBreak/>
        <w:t>Caractéristiques des diodes :</w:t>
      </w:r>
      <w:bookmarkEnd w:id="5"/>
    </w:p>
    <w:p w14:paraId="49A31288" w14:textId="603141CC" w:rsidR="00D33803" w:rsidRPr="004E7573" w:rsidRDefault="001814E4" w:rsidP="00952275">
      <w:pPr>
        <w:rPr>
          <w:ins w:id="6" w:author="{2C61BAB0-4E60-4476-A75F-8A7B134BCACE}" w:date="2026-08-28T11:36:00Z" w16du:dateUtc="2026-08-28T09:36:00Z"/>
        </w:rPr>
      </w:pPr>
      <w:r w:rsidRPr="004E7573">
        <w:t>Les caractéristiques principales sont :</w:t>
      </w:r>
    </w:p>
    <w:p w14:paraId="45A910CC" w14:textId="1E21ABBD" w:rsidR="00DB2D08" w:rsidRPr="004E7573" w:rsidRDefault="00DB2D08" w:rsidP="009E3888">
      <w:pPr>
        <w:pStyle w:val="Paragraphedeliste"/>
        <w:numPr>
          <w:ilvl w:val="0"/>
          <w:numId w:val="3"/>
        </w:numPr>
        <w:rPr>
          <w:lang w:val="fr-CH"/>
        </w:rPr>
      </w:pPr>
      <w:proofErr w:type="spellStart"/>
      <w:r w:rsidRPr="004E7573">
        <w:rPr>
          <w:b/>
          <w:bCs/>
          <w:lang w:val="fr-CH"/>
        </w:rPr>
        <w:t>Uj</w:t>
      </w:r>
      <w:proofErr w:type="spellEnd"/>
      <w:r w:rsidRPr="004E7573">
        <w:rPr>
          <w:lang w:val="fr-CH"/>
        </w:rPr>
        <w:t xml:space="preserve"> : tension de seuil. </w:t>
      </w:r>
    </w:p>
    <w:p w14:paraId="01F64851" w14:textId="2A3D8DDC" w:rsidR="00DB2D08" w:rsidRPr="004E7573" w:rsidRDefault="00DB2D08" w:rsidP="009E3888">
      <w:pPr>
        <w:pStyle w:val="Paragraphedeliste"/>
        <w:numPr>
          <w:ilvl w:val="0"/>
          <w:numId w:val="3"/>
        </w:numPr>
        <w:rPr>
          <w:lang w:val="fr-CH"/>
        </w:rPr>
      </w:pPr>
      <w:r w:rsidRPr="004E7573">
        <w:rPr>
          <w:b/>
          <w:bCs/>
          <w:lang w:val="fr-CH"/>
        </w:rPr>
        <w:t>If</w:t>
      </w:r>
      <w:r w:rsidRPr="004E7573">
        <w:rPr>
          <w:lang w:val="fr-CH"/>
        </w:rPr>
        <w:t xml:space="preserve"> : courant direct maximal admissible en conduction.</w:t>
      </w:r>
    </w:p>
    <w:p w14:paraId="60410C9D" w14:textId="7CA9B0AD" w:rsidR="00DB2D08" w:rsidRPr="004E7573" w:rsidRDefault="00DB2D08" w:rsidP="009E3888">
      <w:pPr>
        <w:pStyle w:val="Paragraphedeliste"/>
        <w:numPr>
          <w:ilvl w:val="0"/>
          <w:numId w:val="3"/>
        </w:numPr>
        <w:rPr>
          <w:lang w:val="fr-CH"/>
        </w:rPr>
      </w:pPr>
      <w:r w:rsidRPr="004E7573">
        <w:rPr>
          <w:b/>
          <w:bCs/>
          <w:lang w:val="fr-CH"/>
        </w:rPr>
        <w:t>Ur</w:t>
      </w:r>
      <w:r w:rsidRPr="004E7573">
        <w:rPr>
          <w:lang w:val="fr-CH"/>
        </w:rPr>
        <w:t xml:space="preserve"> : tension inverse maximale supportée avant claquage. </w:t>
      </w:r>
    </w:p>
    <w:p w14:paraId="3A8DBDED" w14:textId="1CEC7DB3" w:rsidR="00DB2D08" w:rsidRPr="004E7573" w:rsidRDefault="00DB2D08" w:rsidP="009E3888">
      <w:pPr>
        <w:pStyle w:val="Paragraphedeliste"/>
        <w:numPr>
          <w:ilvl w:val="0"/>
          <w:numId w:val="3"/>
        </w:numPr>
        <w:rPr>
          <w:lang w:val="fr-CH"/>
        </w:rPr>
      </w:pPr>
      <w:r w:rsidRPr="004E7573">
        <w:rPr>
          <w:b/>
          <w:bCs/>
          <w:lang w:val="fr-CH"/>
        </w:rPr>
        <w:t>Ir</w:t>
      </w:r>
      <w:r w:rsidRPr="004E7573">
        <w:rPr>
          <w:lang w:val="fr-CH"/>
        </w:rPr>
        <w:t xml:space="preserve"> : courant de fuite inverse (idéalement nul). </w:t>
      </w:r>
    </w:p>
    <w:p w14:paraId="6F04BEFD" w14:textId="67D7A3E0" w:rsidR="001814E4" w:rsidRPr="004E7573" w:rsidRDefault="001024A7" w:rsidP="009E3888">
      <w:pPr>
        <w:pStyle w:val="Paragraphedeliste"/>
        <w:numPr>
          <w:ilvl w:val="0"/>
          <w:numId w:val="3"/>
        </w:numPr>
      </w:pPr>
      <w:proofErr w:type="spellStart"/>
      <w:r w:rsidRPr="004E7573">
        <w:rPr>
          <w:b/>
          <w:bCs/>
          <w:lang w:val="fr-CH"/>
        </w:rPr>
        <w:t>Trr</w:t>
      </w:r>
      <w:proofErr w:type="spellEnd"/>
      <w:r w:rsidR="00DB2D08" w:rsidRPr="004E7573">
        <w:rPr>
          <w:lang w:val="fr-CH"/>
        </w:rPr>
        <w:t xml:space="preserve"> : temps de recouvrement inverse.</w:t>
      </w:r>
    </w:p>
    <w:p w14:paraId="230B0EA2" w14:textId="77777777" w:rsidR="008572EB" w:rsidRPr="004E7573" w:rsidRDefault="008572EB" w:rsidP="008572EB">
      <w:pPr>
        <w:ind w:left="360"/>
      </w:pPr>
    </w:p>
    <w:p w14:paraId="4759EC6B" w14:textId="71282778" w:rsidR="00A54487" w:rsidRPr="004E7573" w:rsidRDefault="00A720E8" w:rsidP="009A7AD3">
      <w:pPr>
        <w:rPr>
          <w:u w:val="single"/>
        </w:rPr>
      </w:pPr>
      <w:r w:rsidRPr="004E7573">
        <w:rPr>
          <w:b/>
          <w:bCs/>
          <w:i/>
          <w:iCs/>
          <w:sz w:val="32"/>
          <w:szCs w:val="32"/>
          <w:u w:val="single"/>
        </w:rPr>
        <w:t>1</w:t>
      </w:r>
      <w:r w:rsidR="0073350D" w:rsidRPr="004E7573">
        <w:rPr>
          <w:b/>
          <w:bCs/>
          <w:i/>
          <w:iCs/>
          <w:sz w:val="32"/>
          <w:szCs w:val="32"/>
          <w:u w:val="single"/>
        </w:rPr>
        <w:t>N4004</w:t>
      </w:r>
      <w:r w:rsidR="0073350D" w:rsidRPr="004E7573">
        <w:rPr>
          <w:b/>
          <w:bCs/>
          <w:sz w:val="32"/>
          <w:szCs w:val="32"/>
          <w:u w:val="single"/>
        </w:rPr>
        <w:t> </w:t>
      </w:r>
      <w:r w:rsidR="0073350D" w:rsidRPr="004E7573">
        <w:rPr>
          <w:u w:val="single"/>
        </w:rPr>
        <w:t>:</w:t>
      </w:r>
    </w:p>
    <w:p w14:paraId="344BDC99" w14:textId="48C8444F" w:rsidR="005465D7" w:rsidRPr="004E7573" w:rsidRDefault="005465D7" w:rsidP="009A7AD3">
      <w:r w:rsidRPr="004E7573">
        <w:t>Ta = 25 [°C]</w:t>
      </w:r>
    </w:p>
    <w:tbl>
      <w:tblPr>
        <w:tblW w:w="9755"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2439"/>
        <w:gridCol w:w="2439"/>
        <w:gridCol w:w="2439"/>
      </w:tblGrid>
      <w:tr w:rsidR="0069767C" w:rsidRPr="004E7573" w14:paraId="054AD119" w14:textId="77777777" w:rsidTr="78052880">
        <w:trPr>
          <w:trHeight w:val="476"/>
        </w:trPr>
        <w:tc>
          <w:tcPr>
            <w:tcW w:w="2438" w:type="dxa"/>
            <w:shd w:val="clear" w:color="auto" w:fill="D9D9D9" w:themeFill="background1" w:themeFillShade="D9"/>
          </w:tcPr>
          <w:p w14:paraId="3801CF81" w14:textId="2C5A8E9E" w:rsidR="0069767C" w:rsidRPr="004E7573" w:rsidRDefault="0069767C" w:rsidP="009A7AD3">
            <w:pPr>
              <w:jc w:val="center"/>
              <w:rPr>
                <w:b/>
                <w:bCs/>
              </w:rPr>
            </w:pPr>
            <w:r w:rsidRPr="004E7573">
              <w:rPr>
                <w:b/>
                <w:bCs/>
              </w:rPr>
              <w:t>Nom caractéristique</w:t>
            </w:r>
          </w:p>
        </w:tc>
        <w:tc>
          <w:tcPr>
            <w:tcW w:w="2439" w:type="dxa"/>
            <w:shd w:val="clear" w:color="auto" w:fill="D9D9D9" w:themeFill="background1" w:themeFillShade="D9"/>
          </w:tcPr>
          <w:p w14:paraId="0F21808F" w14:textId="42802928" w:rsidR="0069767C" w:rsidRPr="004E7573" w:rsidRDefault="0069767C" w:rsidP="009A7AD3">
            <w:pPr>
              <w:jc w:val="center"/>
            </w:pPr>
            <w:r w:rsidRPr="004E7573">
              <w:rPr>
                <w:b/>
                <w:bCs/>
              </w:rPr>
              <w:t>Valeur</w:t>
            </w:r>
          </w:p>
        </w:tc>
        <w:tc>
          <w:tcPr>
            <w:tcW w:w="2439" w:type="dxa"/>
            <w:shd w:val="clear" w:color="auto" w:fill="D9D9D9" w:themeFill="background1" w:themeFillShade="D9"/>
          </w:tcPr>
          <w:p w14:paraId="134DA660" w14:textId="49B7C8E9" w:rsidR="0069767C" w:rsidRPr="004E7573" w:rsidRDefault="0069767C" w:rsidP="009A7AD3">
            <w:pPr>
              <w:jc w:val="center"/>
            </w:pPr>
            <w:r w:rsidRPr="004E7573">
              <w:rPr>
                <w:b/>
                <w:bCs/>
              </w:rPr>
              <w:t>Unité</w:t>
            </w:r>
          </w:p>
        </w:tc>
        <w:tc>
          <w:tcPr>
            <w:tcW w:w="2439" w:type="dxa"/>
            <w:shd w:val="clear" w:color="auto" w:fill="D9D9D9" w:themeFill="background1" w:themeFillShade="D9"/>
          </w:tcPr>
          <w:p w14:paraId="24F45BBC" w14:textId="2AA36345" w:rsidR="0069767C" w:rsidRPr="004E7573" w:rsidRDefault="0069767C" w:rsidP="009A7AD3">
            <w:pPr>
              <w:jc w:val="center"/>
            </w:pPr>
            <w:r w:rsidRPr="004E7573">
              <w:rPr>
                <w:b/>
                <w:bCs/>
              </w:rPr>
              <w:t>Spécificité</w:t>
            </w:r>
          </w:p>
        </w:tc>
      </w:tr>
      <w:tr w:rsidR="0069767C" w:rsidRPr="004E7573" w14:paraId="0B02247C" w14:textId="77777777" w:rsidTr="78052880">
        <w:tc>
          <w:tcPr>
            <w:tcW w:w="2438" w:type="dxa"/>
          </w:tcPr>
          <w:p w14:paraId="22445D89" w14:textId="4D64C0FF" w:rsidR="0069767C" w:rsidRPr="004E7573" w:rsidRDefault="0069767C" w:rsidP="009A7AD3">
            <w:pPr>
              <w:jc w:val="center"/>
            </w:pPr>
            <w:proofErr w:type="spellStart"/>
            <w:r w:rsidRPr="004E7573">
              <w:t>Uj</w:t>
            </w:r>
            <w:proofErr w:type="spellEnd"/>
          </w:p>
        </w:tc>
        <w:tc>
          <w:tcPr>
            <w:tcW w:w="2439" w:type="dxa"/>
          </w:tcPr>
          <w:p w14:paraId="4E39B2BD" w14:textId="592412A0" w:rsidR="0069767C" w:rsidRPr="004E7573" w:rsidRDefault="0069767C" w:rsidP="009A7AD3">
            <w:pPr>
              <w:jc w:val="center"/>
            </w:pPr>
            <w:r w:rsidRPr="004E7573">
              <w:t>1.1</w:t>
            </w:r>
          </w:p>
        </w:tc>
        <w:tc>
          <w:tcPr>
            <w:tcW w:w="2439" w:type="dxa"/>
          </w:tcPr>
          <w:p w14:paraId="168AE616" w14:textId="57EB65AE" w:rsidR="0069767C" w:rsidRPr="004E7573" w:rsidRDefault="0069767C" w:rsidP="009A7AD3">
            <w:pPr>
              <w:jc w:val="center"/>
            </w:pPr>
            <w:r w:rsidRPr="004E7573">
              <w:t>[V]</w:t>
            </w:r>
          </w:p>
        </w:tc>
        <w:tc>
          <w:tcPr>
            <w:tcW w:w="2439" w:type="dxa"/>
          </w:tcPr>
          <w:p w14:paraId="69A9A345" w14:textId="5C4657B9" w:rsidR="0069767C" w:rsidRPr="004E7573" w:rsidRDefault="0069767C" w:rsidP="009A7AD3">
            <w:pPr>
              <w:jc w:val="center"/>
            </w:pPr>
            <w:r w:rsidRPr="004E7573">
              <w:t>I</w:t>
            </w:r>
            <w:r w:rsidR="004C1FF5" w:rsidRPr="004E7573">
              <w:t xml:space="preserve">f </w:t>
            </w:r>
            <w:r w:rsidRPr="004E7573">
              <w:t>=</w:t>
            </w:r>
            <w:r w:rsidR="004C1FF5" w:rsidRPr="004E7573">
              <w:t xml:space="preserve"> </w:t>
            </w:r>
            <w:r w:rsidRPr="004E7573">
              <w:t>1.0</w:t>
            </w:r>
            <w:r w:rsidR="00873AFA" w:rsidRPr="004E7573">
              <w:t xml:space="preserve"> [</w:t>
            </w:r>
            <w:r w:rsidRPr="004E7573">
              <w:t>A</w:t>
            </w:r>
            <w:r w:rsidR="00873AFA" w:rsidRPr="004E7573">
              <w:t>]</w:t>
            </w:r>
          </w:p>
        </w:tc>
      </w:tr>
      <w:tr w:rsidR="0069767C" w:rsidRPr="004E7573" w14:paraId="34012872" w14:textId="77777777" w:rsidTr="78052880">
        <w:tc>
          <w:tcPr>
            <w:tcW w:w="2438" w:type="dxa"/>
          </w:tcPr>
          <w:p w14:paraId="6C3E61EA" w14:textId="2D4CD2E0" w:rsidR="0069767C" w:rsidRPr="004E7573" w:rsidRDefault="0069767C" w:rsidP="009A7AD3">
            <w:pPr>
              <w:jc w:val="center"/>
            </w:pPr>
            <w:r w:rsidRPr="004E7573">
              <w:t>If</w:t>
            </w:r>
          </w:p>
        </w:tc>
        <w:tc>
          <w:tcPr>
            <w:tcW w:w="2439" w:type="dxa"/>
          </w:tcPr>
          <w:p w14:paraId="4F80E60B" w14:textId="44997051" w:rsidR="0069767C" w:rsidRPr="004E7573" w:rsidRDefault="006C3265" w:rsidP="009A7AD3">
            <w:pPr>
              <w:jc w:val="center"/>
            </w:pPr>
            <w:r w:rsidRPr="004E7573">
              <w:t>1</w:t>
            </w:r>
          </w:p>
        </w:tc>
        <w:tc>
          <w:tcPr>
            <w:tcW w:w="2439" w:type="dxa"/>
          </w:tcPr>
          <w:p w14:paraId="1F061AE0" w14:textId="6143497B" w:rsidR="0069767C" w:rsidRPr="004E7573" w:rsidRDefault="0069767C" w:rsidP="009A7AD3">
            <w:pPr>
              <w:jc w:val="center"/>
            </w:pPr>
            <w:r w:rsidRPr="004E7573">
              <w:t>[A]</w:t>
            </w:r>
          </w:p>
        </w:tc>
        <w:tc>
          <w:tcPr>
            <w:tcW w:w="2439" w:type="dxa"/>
          </w:tcPr>
          <w:p w14:paraId="4841C5E9" w14:textId="33BA1315" w:rsidR="0069767C" w:rsidRPr="004E7573" w:rsidRDefault="0069767C" w:rsidP="009A7AD3">
            <w:pPr>
              <w:jc w:val="center"/>
            </w:pPr>
            <w:r w:rsidRPr="004E7573">
              <w:t>T</w:t>
            </w:r>
            <w:r w:rsidR="00301D97" w:rsidRPr="004E7573">
              <w:t>a</w:t>
            </w:r>
            <w:r w:rsidR="00427596" w:rsidRPr="004E7573">
              <w:t xml:space="preserve"> </w:t>
            </w:r>
            <w:r w:rsidRPr="004E7573">
              <w:t>=</w:t>
            </w:r>
            <w:r w:rsidR="009A7AD3" w:rsidRPr="004E7573">
              <w:t xml:space="preserve"> </w:t>
            </w:r>
            <w:r w:rsidRPr="004E7573">
              <w:t>75</w:t>
            </w:r>
            <w:r w:rsidR="00873AFA" w:rsidRPr="004E7573">
              <w:t xml:space="preserve"> [</w:t>
            </w:r>
            <w:r w:rsidRPr="004E7573">
              <w:t>°C</w:t>
            </w:r>
            <w:r w:rsidR="00873AFA" w:rsidRPr="004E7573">
              <w:t>]</w:t>
            </w:r>
          </w:p>
        </w:tc>
      </w:tr>
      <w:tr w:rsidR="0069767C" w:rsidRPr="004E7573" w14:paraId="6FB9ADEC" w14:textId="77777777" w:rsidTr="78052880">
        <w:tc>
          <w:tcPr>
            <w:tcW w:w="2438" w:type="dxa"/>
          </w:tcPr>
          <w:p w14:paraId="2B7976BB" w14:textId="7742A5DA" w:rsidR="0069767C" w:rsidRPr="004E7573" w:rsidRDefault="0069767C" w:rsidP="009A7AD3">
            <w:pPr>
              <w:jc w:val="center"/>
            </w:pPr>
            <w:r w:rsidRPr="004E7573">
              <w:t>Ur</w:t>
            </w:r>
          </w:p>
        </w:tc>
        <w:tc>
          <w:tcPr>
            <w:tcW w:w="2439" w:type="dxa"/>
          </w:tcPr>
          <w:p w14:paraId="7B1565D7" w14:textId="171A9F2B" w:rsidR="0069767C" w:rsidRPr="004E7573" w:rsidRDefault="0069767C" w:rsidP="009A7AD3">
            <w:pPr>
              <w:jc w:val="center"/>
            </w:pPr>
            <w:r w:rsidRPr="004E7573">
              <w:t>400</w:t>
            </w:r>
          </w:p>
        </w:tc>
        <w:tc>
          <w:tcPr>
            <w:tcW w:w="2439" w:type="dxa"/>
          </w:tcPr>
          <w:p w14:paraId="7EF0DD04" w14:textId="7358FEF2" w:rsidR="0069767C" w:rsidRPr="004E7573" w:rsidRDefault="0069767C" w:rsidP="009A7AD3">
            <w:pPr>
              <w:jc w:val="center"/>
            </w:pPr>
            <w:r w:rsidRPr="004E7573">
              <w:t>[V]</w:t>
            </w:r>
          </w:p>
        </w:tc>
        <w:tc>
          <w:tcPr>
            <w:tcW w:w="2439" w:type="dxa"/>
          </w:tcPr>
          <w:p w14:paraId="795BE2A7" w14:textId="3C3CDE3E" w:rsidR="0069767C" w:rsidRPr="004E7573" w:rsidRDefault="005465D7" w:rsidP="009A7AD3">
            <w:pPr>
              <w:jc w:val="center"/>
            </w:pPr>
            <w:r w:rsidRPr="004E7573">
              <w:t>-</w:t>
            </w:r>
          </w:p>
        </w:tc>
      </w:tr>
      <w:tr w:rsidR="0069767C" w:rsidRPr="004E7573" w14:paraId="0F3A60AD" w14:textId="77777777" w:rsidTr="00361638">
        <w:trPr>
          <w:trHeight w:val="152"/>
        </w:trPr>
        <w:tc>
          <w:tcPr>
            <w:tcW w:w="2438" w:type="dxa"/>
          </w:tcPr>
          <w:p w14:paraId="4152179E" w14:textId="52E18B2A" w:rsidR="0069767C" w:rsidRPr="004E7573" w:rsidRDefault="0069767C" w:rsidP="009A7AD3">
            <w:pPr>
              <w:jc w:val="center"/>
            </w:pPr>
            <w:r w:rsidRPr="004E7573">
              <w:t>Ir</w:t>
            </w:r>
          </w:p>
        </w:tc>
        <w:tc>
          <w:tcPr>
            <w:tcW w:w="2439" w:type="dxa"/>
          </w:tcPr>
          <w:p w14:paraId="071CABF4" w14:textId="296DEFF9" w:rsidR="0069767C" w:rsidRPr="004E7573" w:rsidRDefault="0069767C" w:rsidP="009A7AD3">
            <w:pPr>
              <w:jc w:val="center"/>
            </w:pPr>
            <w:r w:rsidRPr="004E7573">
              <w:t>5</w:t>
            </w:r>
          </w:p>
        </w:tc>
        <w:tc>
          <w:tcPr>
            <w:tcW w:w="2439" w:type="dxa"/>
          </w:tcPr>
          <w:p w14:paraId="71FD521B" w14:textId="72C6B9CD" w:rsidR="0069767C" w:rsidRPr="004E7573" w:rsidRDefault="0069767C" w:rsidP="009A7AD3">
            <w:pPr>
              <w:jc w:val="center"/>
            </w:pPr>
            <w:r w:rsidRPr="004E7573">
              <w:t>[</w:t>
            </w:r>
            <w:proofErr w:type="spellStart"/>
            <w:r w:rsidRPr="004E7573">
              <w:t>μA</w:t>
            </w:r>
            <w:proofErr w:type="spellEnd"/>
            <w:r w:rsidRPr="004E7573">
              <w:t>]</w:t>
            </w:r>
          </w:p>
        </w:tc>
        <w:tc>
          <w:tcPr>
            <w:tcW w:w="2439" w:type="dxa"/>
          </w:tcPr>
          <w:p w14:paraId="1E43C4EE" w14:textId="5A966927" w:rsidR="0069767C" w:rsidRPr="004E7573" w:rsidRDefault="005465D7" w:rsidP="009A7AD3">
            <w:pPr>
              <w:jc w:val="center"/>
            </w:pPr>
            <w:r w:rsidRPr="004E7573">
              <w:t>-</w:t>
            </w:r>
          </w:p>
        </w:tc>
      </w:tr>
      <w:tr w:rsidR="00E91497" w:rsidRPr="004E7573" w14:paraId="18021D45" w14:textId="77777777" w:rsidTr="00361638">
        <w:trPr>
          <w:trHeight w:val="152"/>
        </w:trPr>
        <w:tc>
          <w:tcPr>
            <w:tcW w:w="2438" w:type="dxa"/>
          </w:tcPr>
          <w:p w14:paraId="06488D82" w14:textId="3BCC97DD" w:rsidR="00E91497" w:rsidRPr="004E7573" w:rsidRDefault="001024A7" w:rsidP="009A7AD3">
            <w:pPr>
              <w:jc w:val="center"/>
            </w:pPr>
            <w:proofErr w:type="spellStart"/>
            <w:r w:rsidRPr="004E7573">
              <w:t>Trr</w:t>
            </w:r>
            <w:proofErr w:type="spellEnd"/>
          </w:p>
        </w:tc>
        <w:tc>
          <w:tcPr>
            <w:tcW w:w="2439" w:type="dxa"/>
          </w:tcPr>
          <w:p w14:paraId="28696BD3" w14:textId="7B655DFE" w:rsidR="00E91497" w:rsidRPr="004E7573" w:rsidRDefault="00E91497" w:rsidP="009A7AD3">
            <w:pPr>
              <w:jc w:val="center"/>
            </w:pPr>
            <w:r w:rsidRPr="004E7573">
              <w:t>30</w:t>
            </w:r>
          </w:p>
        </w:tc>
        <w:tc>
          <w:tcPr>
            <w:tcW w:w="2439" w:type="dxa"/>
          </w:tcPr>
          <w:p w14:paraId="6F5A4EF2" w14:textId="1157BCEB" w:rsidR="00E91497" w:rsidRPr="004E7573" w:rsidRDefault="00E91497" w:rsidP="009A7AD3">
            <w:pPr>
              <w:jc w:val="center"/>
            </w:pPr>
            <w:r w:rsidRPr="004E7573">
              <w:t>[µs]</w:t>
            </w:r>
          </w:p>
        </w:tc>
        <w:tc>
          <w:tcPr>
            <w:tcW w:w="2439" w:type="dxa"/>
          </w:tcPr>
          <w:p w14:paraId="76939D2F" w14:textId="6DF72C81" w:rsidR="00E91497" w:rsidRPr="004E7573" w:rsidRDefault="00E91497" w:rsidP="009A7AD3">
            <w:pPr>
              <w:jc w:val="center"/>
            </w:pPr>
            <w:r w:rsidRPr="004E7573">
              <w:t>-</w:t>
            </w:r>
          </w:p>
        </w:tc>
      </w:tr>
    </w:tbl>
    <w:p w14:paraId="4ABAFD33" w14:textId="77777777" w:rsidR="008B1843" w:rsidRPr="004E7573" w:rsidRDefault="008B1843" w:rsidP="001D3BC3">
      <w:pPr>
        <w:rPr>
          <w:b/>
          <w:bCs/>
          <w:i/>
          <w:iCs/>
          <w:sz w:val="32"/>
          <w:szCs w:val="32"/>
          <w:u w:val="single"/>
        </w:rPr>
      </w:pPr>
    </w:p>
    <w:p w14:paraId="4B573B6A" w14:textId="6A925EAA" w:rsidR="001D3BC3" w:rsidRPr="004E7573" w:rsidRDefault="001D3BC3" w:rsidP="000E547E">
      <w:pPr>
        <w:rPr>
          <w:u w:val="single"/>
        </w:rPr>
      </w:pPr>
      <w:r w:rsidRPr="004E7573">
        <w:rPr>
          <w:b/>
          <w:bCs/>
          <w:i/>
          <w:iCs/>
          <w:sz w:val="32"/>
          <w:szCs w:val="32"/>
          <w:u w:val="single"/>
        </w:rPr>
        <w:t>1N4</w:t>
      </w:r>
      <w:r w:rsidR="003044C2" w:rsidRPr="004E7573">
        <w:rPr>
          <w:b/>
          <w:bCs/>
          <w:i/>
          <w:iCs/>
          <w:sz w:val="32"/>
          <w:szCs w:val="32"/>
          <w:u w:val="single"/>
        </w:rPr>
        <w:t>148</w:t>
      </w:r>
      <w:r w:rsidRPr="004E7573">
        <w:rPr>
          <w:b/>
          <w:bCs/>
          <w:sz w:val="32"/>
          <w:szCs w:val="32"/>
          <w:u w:val="single"/>
        </w:rPr>
        <w:t> </w:t>
      </w:r>
      <w:r w:rsidRPr="004E7573">
        <w:rPr>
          <w:u w:val="single"/>
        </w:rPr>
        <w:t>:</w:t>
      </w:r>
    </w:p>
    <w:p w14:paraId="7EDBFB8A" w14:textId="52F93062" w:rsidR="00E60CC9" w:rsidRPr="004E7573" w:rsidRDefault="00E60CC9" w:rsidP="000E547E">
      <w:r w:rsidRPr="004E7573">
        <w:t>Ta = 25 [°C]</w:t>
      </w:r>
    </w:p>
    <w:tbl>
      <w:tblPr>
        <w:tblW w:w="10135"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2439"/>
        <w:gridCol w:w="2439"/>
        <w:gridCol w:w="2819"/>
      </w:tblGrid>
      <w:tr w:rsidR="001D3BC3" w:rsidRPr="004E7573" w14:paraId="261C308C" w14:textId="77777777" w:rsidTr="006A7806">
        <w:trPr>
          <w:trHeight w:val="476"/>
        </w:trPr>
        <w:tc>
          <w:tcPr>
            <w:tcW w:w="2438" w:type="dxa"/>
            <w:shd w:val="clear" w:color="auto" w:fill="D9D9D9" w:themeFill="background1" w:themeFillShade="D9"/>
          </w:tcPr>
          <w:p w14:paraId="6C8F2F77" w14:textId="77777777" w:rsidR="001D3BC3" w:rsidRPr="004E7573" w:rsidRDefault="001D3BC3">
            <w:pPr>
              <w:rPr>
                <w:b/>
                <w:bCs/>
              </w:rPr>
            </w:pPr>
            <w:r w:rsidRPr="004E7573">
              <w:rPr>
                <w:b/>
                <w:bCs/>
              </w:rPr>
              <w:t>Nom caractéristique</w:t>
            </w:r>
          </w:p>
        </w:tc>
        <w:tc>
          <w:tcPr>
            <w:tcW w:w="2439" w:type="dxa"/>
            <w:shd w:val="clear" w:color="auto" w:fill="D9D9D9" w:themeFill="background1" w:themeFillShade="D9"/>
          </w:tcPr>
          <w:p w14:paraId="4C1CDFE4" w14:textId="77777777" w:rsidR="001D3BC3" w:rsidRPr="004E7573" w:rsidRDefault="001D3BC3">
            <w:r w:rsidRPr="004E7573">
              <w:rPr>
                <w:b/>
                <w:bCs/>
              </w:rPr>
              <w:t>Valeur</w:t>
            </w:r>
          </w:p>
        </w:tc>
        <w:tc>
          <w:tcPr>
            <w:tcW w:w="2439" w:type="dxa"/>
            <w:shd w:val="clear" w:color="auto" w:fill="D9D9D9" w:themeFill="background1" w:themeFillShade="D9"/>
          </w:tcPr>
          <w:p w14:paraId="0AC60AD1" w14:textId="77777777" w:rsidR="001D3BC3" w:rsidRPr="004E7573" w:rsidRDefault="001D3BC3">
            <w:r w:rsidRPr="004E7573">
              <w:rPr>
                <w:b/>
                <w:bCs/>
              </w:rPr>
              <w:t>Unité</w:t>
            </w:r>
          </w:p>
        </w:tc>
        <w:tc>
          <w:tcPr>
            <w:tcW w:w="2819" w:type="dxa"/>
            <w:shd w:val="clear" w:color="auto" w:fill="D9D9D9" w:themeFill="background1" w:themeFillShade="D9"/>
          </w:tcPr>
          <w:p w14:paraId="6A99B75C" w14:textId="77777777" w:rsidR="001D3BC3" w:rsidRPr="004E7573" w:rsidRDefault="001D3BC3">
            <w:r w:rsidRPr="004E7573">
              <w:rPr>
                <w:b/>
                <w:bCs/>
              </w:rPr>
              <w:t>Spécificité</w:t>
            </w:r>
          </w:p>
        </w:tc>
      </w:tr>
      <w:tr w:rsidR="00654385" w:rsidRPr="004E7573" w14:paraId="2D310AC6" w14:textId="77777777" w:rsidTr="006A7806">
        <w:tc>
          <w:tcPr>
            <w:tcW w:w="2438" w:type="dxa"/>
          </w:tcPr>
          <w:p w14:paraId="227F2275" w14:textId="77777777" w:rsidR="00654385" w:rsidRPr="004E7573" w:rsidRDefault="00654385" w:rsidP="000111AA">
            <w:pPr>
              <w:jc w:val="center"/>
            </w:pPr>
            <w:proofErr w:type="spellStart"/>
            <w:r w:rsidRPr="004E7573">
              <w:t>Uj</w:t>
            </w:r>
            <w:proofErr w:type="spellEnd"/>
          </w:p>
        </w:tc>
        <w:tc>
          <w:tcPr>
            <w:tcW w:w="2439" w:type="dxa"/>
          </w:tcPr>
          <w:p w14:paraId="0259B3CE" w14:textId="18537854" w:rsidR="00654385" w:rsidRPr="004E7573" w:rsidRDefault="00654385" w:rsidP="000111AA">
            <w:pPr>
              <w:jc w:val="center"/>
            </w:pPr>
            <w:r w:rsidRPr="004E7573">
              <w:t>1</w:t>
            </w:r>
          </w:p>
        </w:tc>
        <w:tc>
          <w:tcPr>
            <w:tcW w:w="2439" w:type="dxa"/>
          </w:tcPr>
          <w:p w14:paraId="46539C62" w14:textId="77777777" w:rsidR="00654385" w:rsidRPr="004E7573" w:rsidRDefault="00654385" w:rsidP="000111AA">
            <w:pPr>
              <w:jc w:val="center"/>
            </w:pPr>
            <w:r w:rsidRPr="004E7573">
              <w:t>[V]</w:t>
            </w:r>
          </w:p>
        </w:tc>
        <w:tc>
          <w:tcPr>
            <w:tcW w:w="2819" w:type="dxa"/>
          </w:tcPr>
          <w:p w14:paraId="10A33E70" w14:textId="250FD564" w:rsidR="00A16EE0" w:rsidRPr="004E7573" w:rsidRDefault="004D3A28" w:rsidP="000111AA">
            <w:pPr>
              <w:jc w:val="center"/>
              <w:rPr>
                <w:lang w:val="fr-CH"/>
              </w:rPr>
            </w:pPr>
            <w:r w:rsidRPr="004E7573">
              <w:rPr>
                <w:lang w:val="fr-CH"/>
              </w:rPr>
              <w:t>If</w:t>
            </w:r>
            <w:r w:rsidR="00E80F37" w:rsidRPr="004E7573">
              <w:rPr>
                <w:lang w:val="fr-CH"/>
              </w:rPr>
              <w:t xml:space="preserve"> </w:t>
            </w:r>
            <w:r w:rsidRPr="004E7573">
              <w:rPr>
                <w:lang w:val="fr-CH"/>
              </w:rPr>
              <w:t>=10mA</w:t>
            </w:r>
          </w:p>
          <w:p w14:paraId="619F0934" w14:textId="37ED1F04" w:rsidR="00654385" w:rsidRPr="004E7573" w:rsidRDefault="00654385" w:rsidP="000111AA">
            <w:pPr>
              <w:jc w:val="center"/>
              <w:rPr>
                <w:lang w:val="fr-CH"/>
              </w:rPr>
            </w:pPr>
          </w:p>
        </w:tc>
      </w:tr>
      <w:tr w:rsidR="00654385" w:rsidRPr="004E7573" w14:paraId="2F8FCCBD" w14:textId="77777777" w:rsidTr="006A7806">
        <w:tc>
          <w:tcPr>
            <w:tcW w:w="2438" w:type="dxa"/>
          </w:tcPr>
          <w:p w14:paraId="4D772392" w14:textId="77777777" w:rsidR="00654385" w:rsidRPr="004E7573" w:rsidRDefault="00654385" w:rsidP="000111AA">
            <w:pPr>
              <w:jc w:val="center"/>
            </w:pPr>
            <w:r w:rsidRPr="004E7573">
              <w:t>If</w:t>
            </w:r>
          </w:p>
        </w:tc>
        <w:tc>
          <w:tcPr>
            <w:tcW w:w="2439" w:type="dxa"/>
          </w:tcPr>
          <w:p w14:paraId="6E9C897A" w14:textId="1B13AAE8" w:rsidR="00654385" w:rsidRPr="004E7573" w:rsidRDefault="00654385" w:rsidP="000111AA">
            <w:pPr>
              <w:jc w:val="center"/>
            </w:pPr>
            <w:r w:rsidRPr="004E7573">
              <w:t>10</w:t>
            </w:r>
          </w:p>
        </w:tc>
        <w:tc>
          <w:tcPr>
            <w:tcW w:w="2439" w:type="dxa"/>
          </w:tcPr>
          <w:p w14:paraId="06530DAD" w14:textId="77777777" w:rsidR="00654385" w:rsidRPr="004E7573" w:rsidRDefault="00654385" w:rsidP="000111AA">
            <w:pPr>
              <w:jc w:val="center"/>
            </w:pPr>
            <w:r w:rsidRPr="004E7573">
              <w:t>[mA]</w:t>
            </w:r>
          </w:p>
        </w:tc>
        <w:tc>
          <w:tcPr>
            <w:tcW w:w="2819" w:type="dxa"/>
          </w:tcPr>
          <w:p w14:paraId="3B405F2B" w14:textId="2BC8EBE6" w:rsidR="00654385" w:rsidRPr="004E7573" w:rsidRDefault="00EE5997" w:rsidP="000111AA">
            <w:pPr>
              <w:jc w:val="center"/>
            </w:pPr>
            <w:r w:rsidRPr="004E7573">
              <w:t>-</w:t>
            </w:r>
          </w:p>
        </w:tc>
      </w:tr>
      <w:tr w:rsidR="00654385" w:rsidRPr="004E7573" w14:paraId="4A20BD66" w14:textId="77777777" w:rsidTr="006A7806">
        <w:tc>
          <w:tcPr>
            <w:tcW w:w="2438" w:type="dxa"/>
          </w:tcPr>
          <w:p w14:paraId="3AAE3984" w14:textId="77777777" w:rsidR="00654385" w:rsidRPr="004E7573" w:rsidRDefault="00654385" w:rsidP="000111AA">
            <w:pPr>
              <w:jc w:val="center"/>
            </w:pPr>
            <w:r w:rsidRPr="004E7573">
              <w:t>Ur</w:t>
            </w:r>
          </w:p>
        </w:tc>
        <w:tc>
          <w:tcPr>
            <w:tcW w:w="2439" w:type="dxa"/>
          </w:tcPr>
          <w:p w14:paraId="33BC89FE" w14:textId="77777777" w:rsidR="00654385" w:rsidRPr="004E7573" w:rsidRDefault="00F6173E" w:rsidP="000111AA">
            <w:pPr>
              <w:jc w:val="center"/>
            </w:pPr>
            <w:r w:rsidRPr="004E7573">
              <w:t>100</w:t>
            </w:r>
          </w:p>
          <w:p w14:paraId="48E14209" w14:textId="0EAD28EC" w:rsidR="00F6173E" w:rsidRPr="004E7573" w:rsidRDefault="00F6173E" w:rsidP="000111AA">
            <w:pPr>
              <w:jc w:val="center"/>
            </w:pPr>
            <w:r w:rsidRPr="004E7573">
              <w:t>75</w:t>
            </w:r>
          </w:p>
        </w:tc>
        <w:tc>
          <w:tcPr>
            <w:tcW w:w="2439" w:type="dxa"/>
          </w:tcPr>
          <w:p w14:paraId="39EBEA08" w14:textId="77777777" w:rsidR="00654385" w:rsidRPr="004E7573" w:rsidRDefault="00654385" w:rsidP="000111AA">
            <w:pPr>
              <w:jc w:val="center"/>
            </w:pPr>
            <w:r w:rsidRPr="004E7573">
              <w:t>[V]</w:t>
            </w:r>
          </w:p>
          <w:p w14:paraId="04AF3F3F" w14:textId="2A7DFEA3" w:rsidR="009D7D12" w:rsidRPr="004E7573" w:rsidRDefault="009D7D12" w:rsidP="000111AA">
            <w:pPr>
              <w:jc w:val="center"/>
            </w:pPr>
            <w:r w:rsidRPr="004E7573">
              <w:t>[V]</w:t>
            </w:r>
          </w:p>
        </w:tc>
        <w:tc>
          <w:tcPr>
            <w:tcW w:w="2819" w:type="dxa"/>
          </w:tcPr>
          <w:p w14:paraId="4A209716" w14:textId="77777777" w:rsidR="00654385" w:rsidRPr="004E7573" w:rsidRDefault="00F6173E" w:rsidP="000111AA">
            <w:pPr>
              <w:jc w:val="center"/>
            </w:pPr>
            <w:r w:rsidRPr="004E7573">
              <w:t>Ir = [100 µA]</w:t>
            </w:r>
          </w:p>
          <w:p w14:paraId="5219FD8C" w14:textId="5ABBE06F" w:rsidR="00F6173E" w:rsidRPr="004E7573" w:rsidRDefault="00F6173E" w:rsidP="000111AA">
            <w:pPr>
              <w:jc w:val="center"/>
            </w:pPr>
            <w:r w:rsidRPr="004E7573">
              <w:t>Ir = [5.0µA]</w:t>
            </w:r>
          </w:p>
        </w:tc>
      </w:tr>
      <w:tr w:rsidR="00654385" w:rsidRPr="004E7573" w14:paraId="4A0BFC18" w14:textId="77777777" w:rsidTr="006A7806">
        <w:tc>
          <w:tcPr>
            <w:tcW w:w="2438" w:type="dxa"/>
          </w:tcPr>
          <w:p w14:paraId="650ECE37" w14:textId="77777777" w:rsidR="00654385" w:rsidRPr="004E7573" w:rsidRDefault="00654385" w:rsidP="000111AA">
            <w:pPr>
              <w:jc w:val="center"/>
            </w:pPr>
            <w:r w:rsidRPr="004E7573">
              <w:t>Ir</w:t>
            </w:r>
          </w:p>
        </w:tc>
        <w:tc>
          <w:tcPr>
            <w:tcW w:w="2439" w:type="dxa"/>
          </w:tcPr>
          <w:p w14:paraId="0D34A778" w14:textId="77777777" w:rsidR="00654385" w:rsidRPr="004E7573" w:rsidRDefault="00654385" w:rsidP="000111AA">
            <w:pPr>
              <w:jc w:val="center"/>
            </w:pPr>
            <w:r w:rsidRPr="004E7573">
              <w:t>25</w:t>
            </w:r>
          </w:p>
          <w:p w14:paraId="7D6ADFDF" w14:textId="117E2978" w:rsidR="007C1DDD" w:rsidRPr="004E7573" w:rsidRDefault="007C1DDD" w:rsidP="000111AA">
            <w:pPr>
              <w:jc w:val="center"/>
            </w:pPr>
            <w:r w:rsidRPr="004E7573">
              <w:t>5</w:t>
            </w:r>
          </w:p>
          <w:p w14:paraId="0409FDDC" w14:textId="49BC50E0" w:rsidR="000B29A8" w:rsidRPr="004E7573" w:rsidRDefault="000B29A8" w:rsidP="000111AA">
            <w:pPr>
              <w:jc w:val="center"/>
            </w:pPr>
            <w:r w:rsidRPr="004E7573">
              <w:t>50</w:t>
            </w:r>
          </w:p>
        </w:tc>
        <w:tc>
          <w:tcPr>
            <w:tcW w:w="2439" w:type="dxa"/>
          </w:tcPr>
          <w:p w14:paraId="27CE4E82" w14:textId="77777777" w:rsidR="00654385" w:rsidRPr="004E7573" w:rsidRDefault="00654385" w:rsidP="000111AA">
            <w:pPr>
              <w:jc w:val="center"/>
            </w:pPr>
            <w:r w:rsidRPr="004E7573">
              <w:t>[</w:t>
            </w:r>
            <w:proofErr w:type="spellStart"/>
            <w:r w:rsidR="003044C2" w:rsidRPr="004E7573">
              <w:t>n</w:t>
            </w:r>
            <w:r w:rsidRPr="004E7573">
              <w:t>A</w:t>
            </w:r>
            <w:proofErr w:type="spellEnd"/>
            <w:r w:rsidRPr="004E7573">
              <w:t>]</w:t>
            </w:r>
          </w:p>
          <w:p w14:paraId="03B333C0" w14:textId="77777777" w:rsidR="000B29A8" w:rsidRPr="004E7573" w:rsidRDefault="000B29A8" w:rsidP="000111AA">
            <w:pPr>
              <w:jc w:val="center"/>
            </w:pPr>
            <w:r w:rsidRPr="004E7573">
              <w:t>[µA]</w:t>
            </w:r>
          </w:p>
          <w:p w14:paraId="0E5C874A" w14:textId="0D1C0BEF" w:rsidR="000B29A8" w:rsidRPr="004E7573" w:rsidRDefault="000B29A8" w:rsidP="000111AA">
            <w:pPr>
              <w:jc w:val="center"/>
            </w:pPr>
            <w:r w:rsidRPr="004E7573">
              <w:t>[µA]</w:t>
            </w:r>
          </w:p>
        </w:tc>
        <w:tc>
          <w:tcPr>
            <w:tcW w:w="2819" w:type="dxa"/>
          </w:tcPr>
          <w:p w14:paraId="2CF516BC" w14:textId="77777777" w:rsidR="00654385" w:rsidRPr="004E7573" w:rsidRDefault="007C1DDD" w:rsidP="000111AA">
            <w:pPr>
              <w:jc w:val="center"/>
            </w:pPr>
            <w:proofErr w:type="spellStart"/>
            <w:r w:rsidRPr="004E7573">
              <w:t>Vr</w:t>
            </w:r>
            <w:proofErr w:type="spellEnd"/>
            <w:r w:rsidRPr="004E7573">
              <w:t xml:space="preserve"> = 20 [V]</w:t>
            </w:r>
          </w:p>
          <w:p w14:paraId="2D23E17F" w14:textId="77777777" w:rsidR="007C1DDD" w:rsidRPr="004E7573" w:rsidRDefault="007C1DDD" w:rsidP="000111AA">
            <w:pPr>
              <w:jc w:val="center"/>
            </w:pPr>
            <w:proofErr w:type="spellStart"/>
            <w:r w:rsidRPr="004E7573">
              <w:t>Vr</w:t>
            </w:r>
            <w:proofErr w:type="spellEnd"/>
            <w:r w:rsidRPr="004E7573">
              <w:t xml:space="preserve"> = </w:t>
            </w:r>
            <w:r w:rsidR="006A7806" w:rsidRPr="004E7573">
              <w:t>75 [V]</w:t>
            </w:r>
          </w:p>
          <w:p w14:paraId="0EBED55D" w14:textId="187F1D2E" w:rsidR="006A7806" w:rsidRPr="004E7573" w:rsidRDefault="006A7806" w:rsidP="000111AA">
            <w:pPr>
              <w:jc w:val="center"/>
            </w:pPr>
            <w:proofErr w:type="spellStart"/>
            <w:r w:rsidRPr="004E7573">
              <w:t>Vr</w:t>
            </w:r>
            <w:proofErr w:type="spellEnd"/>
            <w:r w:rsidRPr="004E7573">
              <w:t xml:space="preserve"> = 20 [V], Ta = 75 [°C]</w:t>
            </w:r>
          </w:p>
        </w:tc>
      </w:tr>
      <w:tr w:rsidR="00654385" w:rsidRPr="004E7573" w14:paraId="0D50D050" w14:textId="77777777" w:rsidTr="006A7806">
        <w:tc>
          <w:tcPr>
            <w:tcW w:w="2438" w:type="dxa"/>
          </w:tcPr>
          <w:p w14:paraId="48D2FE1C" w14:textId="67898FC1" w:rsidR="00654385" w:rsidRPr="004E7573" w:rsidRDefault="00122454" w:rsidP="000111AA">
            <w:pPr>
              <w:jc w:val="center"/>
            </w:pPr>
            <w:proofErr w:type="spellStart"/>
            <w:r w:rsidRPr="004E7573">
              <w:t>Trr</w:t>
            </w:r>
            <w:proofErr w:type="spellEnd"/>
          </w:p>
        </w:tc>
        <w:tc>
          <w:tcPr>
            <w:tcW w:w="2439" w:type="dxa"/>
          </w:tcPr>
          <w:p w14:paraId="616B4665" w14:textId="70BE412F" w:rsidR="00654385" w:rsidRPr="004E7573" w:rsidRDefault="00F00B18" w:rsidP="000111AA">
            <w:pPr>
              <w:jc w:val="center"/>
            </w:pPr>
            <w:r w:rsidRPr="004E7573">
              <w:t>4</w:t>
            </w:r>
          </w:p>
        </w:tc>
        <w:tc>
          <w:tcPr>
            <w:tcW w:w="2439" w:type="dxa"/>
          </w:tcPr>
          <w:p w14:paraId="6B7882CE" w14:textId="65681D3A" w:rsidR="00654385" w:rsidRPr="004E7573" w:rsidRDefault="00654385" w:rsidP="000111AA">
            <w:pPr>
              <w:jc w:val="center"/>
            </w:pPr>
            <w:r w:rsidRPr="004E7573">
              <w:t>[</w:t>
            </w:r>
            <w:r w:rsidR="00F00B18" w:rsidRPr="004E7573">
              <w:t>n</w:t>
            </w:r>
            <w:r w:rsidRPr="004E7573">
              <w:t>s]</w:t>
            </w:r>
          </w:p>
        </w:tc>
        <w:tc>
          <w:tcPr>
            <w:tcW w:w="2819" w:type="dxa"/>
          </w:tcPr>
          <w:p w14:paraId="6287C300" w14:textId="107926CB" w:rsidR="00654385" w:rsidRPr="004E7573" w:rsidRDefault="0074481C" w:rsidP="000111AA">
            <w:pPr>
              <w:jc w:val="center"/>
              <w:rPr>
                <w:lang w:val="de-CH"/>
              </w:rPr>
            </w:pPr>
            <w:proofErr w:type="spellStart"/>
            <w:r w:rsidRPr="004E7573">
              <w:rPr>
                <w:color w:val="0D0D0D"/>
                <w:lang w:val="de-CH"/>
              </w:rPr>
              <w:t>If</w:t>
            </w:r>
            <w:proofErr w:type="spellEnd"/>
            <w:r w:rsidRPr="004E7573">
              <w:rPr>
                <w:color w:val="0D0D0D"/>
                <w:lang w:val="de-CH"/>
              </w:rPr>
              <w:t xml:space="preserve"> = 10 [mA], </w:t>
            </w:r>
            <w:proofErr w:type="spellStart"/>
            <w:r w:rsidR="00E70619" w:rsidRPr="004E7573">
              <w:rPr>
                <w:color w:val="0D0D0D"/>
                <w:lang w:val="de-CH"/>
              </w:rPr>
              <w:t>Vr</w:t>
            </w:r>
            <w:proofErr w:type="spellEnd"/>
            <w:r w:rsidR="00E70619" w:rsidRPr="004E7573">
              <w:rPr>
                <w:color w:val="0D0D0D"/>
                <w:lang w:val="de-CH"/>
              </w:rPr>
              <w:t xml:space="preserve"> = 6 [V] (600 [mA]), Irr = </w:t>
            </w:r>
            <w:r w:rsidR="004A2085" w:rsidRPr="004E7573">
              <w:rPr>
                <w:color w:val="0D0D0D"/>
                <w:lang w:val="de-CH"/>
              </w:rPr>
              <w:t xml:space="preserve">1 [mA], </w:t>
            </w:r>
            <w:proofErr w:type="spellStart"/>
            <w:r w:rsidR="004A2085" w:rsidRPr="004E7573">
              <w:rPr>
                <w:color w:val="0D0D0D"/>
                <w:lang w:val="de-CH"/>
              </w:rPr>
              <w:t>Rl</w:t>
            </w:r>
            <w:proofErr w:type="spellEnd"/>
            <w:r w:rsidR="004A2085" w:rsidRPr="004E7573">
              <w:rPr>
                <w:color w:val="0D0D0D"/>
                <w:lang w:val="de-CH"/>
              </w:rPr>
              <w:t xml:space="preserve"> = 100 [Ω]</w:t>
            </w:r>
          </w:p>
        </w:tc>
      </w:tr>
    </w:tbl>
    <w:p w14:paraId="7EFC4166" w14:textId="77777777" w:rsidR="00251D6C" w:rsidRPr="004E7573" w:rsidRDefault="00251D6C" w:rsidP="00B8262F">
      <w:pPr>
        <w:jc w:val="left"/>
        <w:rPr>
          <w:b/>
          <w:bCs/>
          <w:i/>
          <w:iCs/>
          <w:sz w:val="32"/>
          <w:szCs w:val="32"/>
          <w:u w:val="single"/>
          <w:lang w:val="de-CH"/>
        </w:rPr>
      </w:pPr>
    </w:p>
    <w:p w14:paraId="0588E637" w14:textId="3E4F3049" w:rsidR="00B8262F" w:rsidRPr="004E7573" w:rsidRDefault="00B8262F" w:rsidP="00B8262F">
      <w:pPr>
        <w:jc w:val="left"/>
        <w:rPr>
          <w:b/>
          <w:bCs/>
          <w:i/>
          <w:iCs/>
          <w:sz w:val="32"/>
          <w:szCs w:val="32"/>
          <w:u w:val="single"/>
        </w:rPr>
      </w:pPr>
      <w:r w:rsidRPr="004E7573">
        <w:rPr>
          <w:b/>
          <w:bCs/>
          <w:i/>
          <w:iCs/>
          <w:sz w:val="32"/>
          <w:szCs w:val="32"/>
          <w:u w:val="single"/>
        </w:rPr>
        <w:t>SB 2100E-G :</w:t>
      </w:r>
    </w:p>
    <w:p w14:paraId="0378FC91" w14:textId="7F550BCA" w:rsidR="00B8262F" w:rsidRPr="004E7573" w:rsidRDefault="00317B8E" w:rsidP="00B8262F">
      <w:pPr>
        <w:jc w:val="left"/>
      </w:pPr>
      <w:r w:rsidRPr="004E7573">
        <w:t>Ta = 25 [°C]</w:t>
      </w:r>
    </w:p>
    <w:tbl>
      <w:tblPr>
        <w:tblW w:w="9755"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2439"/>
        <w:gridCol w:w="2439"/>
        <w:gridCol w:w="2439"/>
      </w:tblGrid>
      <w:tr w:rsidR="00B8262F" w:rsidRPr="004E7573" w14:paraId="5C009F7C" w14:textId="77777777">
        <w:trPr>
          <w:trHeight w:val="476"/>
        </w:trPr>
        <w:tc>
          <w:tcPr>
            <w:tcW w:w="2438" w:type="dxa"/>
            <w:shd w:val="clear" w:color="auto" w:fill="D9D9D9" w:themeFill="background1" w:themeFillShade="D9"/>
          </w:tcPr>
          <w:p w14:paraId="537E010B" w14:textId="77777777" w:rsidR="00B8262F" w:rsidRPr="004E7573" w:rsidRDefault="00B8262F">
            <w:pPr>
              <w:rPr>
                <w:b/>
                <w:bCs/>
              </w:rPr>
            </w:pPr>
            <w:r w:rsidRPr="004E7573">
              <w:rPr>
                <w:b/>
                <w:bCs/>
              </w:rPr>
              <w:t>Nom caractéristique</w:t>
            </w:r>
          </w:p>
        </w:tc>
        <w:tc>
          <w:tcPr>
            <w:tcW w:w="2439" w:type="dxa"/>
            <w:shd w:val="clear" w:color="auto" w:fill="D9D9D9" w:themeFill="background1" w:themeFillShade="D9"/>
          </w:tcPr>
          <w:p w14:paraId="23FAEFF2" w14:textId="77777777" w:rsidR="00B8262F" w:rsidRPr="004E7573" w:rsidRDefault="00B8262F">
            <w:r w:rsidRPr="004E7573">
              <w:rPr>
                <w:b/>
                <w:bCs/>
              </w:rPr>
              <w:t>Valeur</w:t>
            </w:r>
          </w:p>
        </w:tc>
        <w:tc>
          <w:tcPr>
            <w:tcW w:w="2439" w:type="dxa"/>
            <w:shd w:val="clear" w:color="auto" w:fill="D9D9D9" w:themeFill="background1" w:themeFillShade="D9"/>
          </w:tcPr>
          <w:p w14:paraId="6CD3CE6F" w14:textId="77777777" w:rsidR="00B8262F" w:rsidRPr="004E7573" w:rsidRDefault="00B8262F">
            <w:r w:rsidRPr="004E7573">
              <w:rPr>
                <w:b/>
                <w:bCs/>
              </w:rPr>
              <w:t>Unité</w:t>
            </w:r>
          </w:p>
        </w:tc>
        <w:tc>
          <w:tcPr>
            <w:tcW w:w="2439" w:type="dxa"/>
            <w:shd w:val="clear" w:color="auto" w:fill="D9D9D9" w:themeFill="background1" w:themeFillShade="D9"/>
          </w:tcPr>
          <w:p w14:paraId="14A36905" w14:textId="77777777" w:rsidR="00B8262F" w:rsidRPr="004E7573" w:rsidRDefault="00B8262F">
            <w:r w:rsidRPr="004E7573">
              <w:rPr>
                <w:b/>
                <w:bCs/>
              </w:rPr>
              <w:t>Spécificité</w:t>
            </w:r>
          </w:p>
        </w:tc>
      </w:tr>
      <w:tr w:rsidR="00872DAE" w:rsidRPr="004E7573" w14:paraId="2E5DE666" w14:textId="77777777">
        <w:tc>
          <w:tcPr>
            <w:tcW w:w="2438" w:type="dxa"/>
          </w:tcPr>
          <w:p w14:paraId="1EF33A81" w14:textId="77777777" w:rsidR="00872DAE" w:rsidRPr="004E7573" w:rsidRDefault="00872DAE" w:rsidP="00FE4D78">
            <w:pPr>
              <w:jc w:val="center"/>
            </w:pPr>
            <w:proofErr w:type="spellStart"/>
            <w:r w:rsidRPr="004E7573">
              <w:t>Uj</w:t>
            </w:r>
            <w:proofErr w:type="spellEnd"/>
          </w:p>
        </w:tc>
        <w:tc>
          <w:tcPr>
            <w:tcW w:w="2439" w:type="dxa"/>
          </w:tcPr>
          <w:p w14:paraId="74183443" w14:textId="580D5C53" w:rsidR="00872DAE" w:rsidRPr="004E7573" w:rsidRDefault="00872DAE" w:rsidP="00FE4D78">
            <w:pPr>
              <w:jc w:val="center"/>
            </w:pPr>
            <w:r w:rsidRPr="004E7573">
              <w:t>0.85</w:t>
            </w:r>
          </w:p>
        </w:tc>
        <w:tc>
          <w:tcPr>
            <w:tcW w:w="2439" w:type="dxa"/>
          </w:tcPr>
          <w:p w14:paraId="5F99E087" w14:textId="77777777" w:rsidR="00872DAE" w:rsidRPr="004E7573" w:rsidRDefault="00872DAE" w:rsidP="00FE4D78">
            <w:pPr>
              <w:jc w:val="center"/>
            </w:pPr>
            <w:r w:rsidRPr="004E7573">
              <w:t>[V]</w:t>
            </w:r>
          </w:p>
        </w:tc>
        <w:tc>
          <w:tcPr>
            <w:tcW w:w="2439" w:type="dxa"/>
          </w:tcPr>
          <w:p w14:paraId="2E131D75" w14:textId="1C874592" w:rsidR="00872DAE" w:rsidRPr="004E7573" w:rsidRDefault="00082254" w:rsidP="00FE4D78">
            <w:pPr>
              <w:jc w:val="center"/>
              <w:rPr>
                <w:lang w:val="fr-CH"/>
              </w:rPr>
            </w:pPr>
            <w:r w:rsidRPr="004E7573">
              <w:t>If = 2</w:t>
            </w:r>
            <w:r w:rsidR="00F314B5" w:rsidRPr="004E7573">
              <w:t xml:space="preserve"> [A]</w:t>
            </w:r>
          </w:p>
        </w:tc>
      </w:tr>
      <w:tr w:rsidR="00045A70" w:rsidRPr="004E7573" w14:paraId="669BF563" w14:textId="77777777">
        <w:tc>
          <w:tcPr>
            <w:tcW w:w="2438" w:type="dxa"/>
          </w:tcPr>
          <w:p w14:paraId="635CA92D" w14:textId="77777777" w:rsidR="00045A70" w:rsidRPr="004E7573" w:rsidRDefault="00045A70" w:rsidP="00FE4D78">
            <w:pPr>
              <w:jc w:val="center"/>
            </w:pPr>
            <w:r w:rsidRPr="004E7573">
              <w:t>If</w:t>
            </w:r>
          </w:p>
        </w:tc>
        <w:tc>
          <w:tcPr>
            <w:tcW w:w="2439" w:type="dxa"/>
          </w:tcPr>
          <w:p w14:paraId="74D3002E" w14:textId="5B843632" w:rsidR="00045A70" w:rsidRPr="004E7573" w:rsidRDefault="00045A70" w:rsidP="00FE4D78">
            <w:pPr>
              <w:jc w:val="center"/>
            </w:pPr>
            <w:r w:rsidRPr="004E7573">
              <w:t>2</w:t>
            </w:r>
          </w:p>
        </w:tc>
        <w:tc>
          <w:tcPr>
            <w:tcW w:w="2439" w:type="dxa"/>
          </w:tcPr>
          <w:p w14:paraId="5DBAE6EF" w14:textId="77777777" w:rsidR="00045A70" w:rsidRPr="004E7573" w:rsidRDefault="00045A70" w:rsidP="00FE4D78">
            <w:pPr>
              <w:jc w:val="center"/>
            </w:pPr>
            <w:r w:rsidRPr="004E7573">
              <w:t>[mA]</w:t>
            </w:r>
          </w:p>
        </w:tc>
        <w:tc>
          <w:tcPr>
            <w:tcW w:w="2439" w:type="dxa"/>
          </w:tcPr>
          <w:p w14:paraId="663A5356" w14:textId="47DE43C2" w:rsidR="00045A70" w:rsidRPr="004E7573" w:rsidRDefault="00045A70" w:rsidP="00FE4D78">
            <w:pPr>
              <w:jc w:val="center"/>
            </w:pPr>
            <w:r w:rsidRPr="004E7573">
              <w:t>T</w:t>
            </w:r>
            <w:r w:rsidR="00301D97" w:rsidRPr="004E7573">
              <w:t>a</w:t>
            </w:r>
            <w:r w:rsidR="00082254" w:rsidRPr="004E7573">
              <w:t xml:space="preserve"> </w:t>
            </w:r>
            <w:r w:rsidRPr="004E7573">
              <w:t>=</w:t>
            </w:r>
            <w:r w:rsidR="00082254" w:rsidRPr="004E7573">
              <w:t xml:space="preserve"> </w:t>
            </w:r>
            <w:r w:rsidRPr="004E7573">
              <w:t>75</w:t>
            </w:r>
            <w:r w:rsidR="00082254" w:rsidRPr="004E7573">
              <w:t xml:space="preserve"> [</w:t>
            </w:r>
            <w:r w:rsidRPr="004E7573">
              <w:t>°C</w:t>
            </w:r>
            <w:r w:rsidR="00082254" w:rsidRPr="004E7573">
              <w:t>]</w:t>
            </w:r>
          </w:p>
        </w:tc>
      </w:tr>
      <w:tr w:rsidR="00045A70" w:rsidRPr="004E7573" w14:paraId="06B9E7D6" w14:textId="77777777">
        <w:tc>
          <w:tcPr>
            <w:tcW w:w="2438" w:type="dxa"/>
          </w:tcPr>
          <w:p w14:paraId="0821CD6E" w14:textId="77777777" w:rsidR="00045A70" w:rsidRPr="004E7573" w:rsidRDefault="00045A70" w:rsidP="00FE4D78">
            <w:pPr>
              <w:jc w:val="center"/>
            </w:pPr>
            <w:r w:rsidRPr="004E7573">
              <w:t>Ur</w:t>
            </w:r>
          </w:p>
        </w:tc>
        <w:tc>
          <w:tcPr>
            <w:tcW w:w="2439" w:type="dxa"/>
          </w:tcPr>
          <w:p w14:paraId="13D2AF1C" w14:textId="3BE49FB8" w:rsidR="00045A70" w:rsidRPr="004E7573" w:rsidRDefault="00045A70" w:rsidP="00FE4D78">
            <w:pPr>
              <w:jc w:val="center"/>
            </w:pPr>
            <w:r w:rsidRPr="004E7573">
              <w:t>100</w:t>
            </w:r>
          </w:p>
        </w:tc>
        <w:tc>
          <w:tcPr>
            <w:tcW w:w="2439" w:type="dxa"/>
          </w:tcPr>
          <w:p w14:paraId="149476DA" w14:textId="77777777" w:rsidR="00045A70" w:rsidRPr="004E7573" w:rsidRDefault="00045A70" w:rsidP="00FE4D78">
            <w:pPr>
              <w:jc w:val="center"/>
            </w:pPr>
            <w:r w:rsidRPr="004E7573">
              <w:t>[V]</w:t>
            </w:r>
          </w:p>
        </w:tc>
        <w:tc>
          <w:tcPr>
            <w:tcW w:w="2439" w:type="dxa"/>
          </w:tcPr>
          <w:p w14:paraId="1EA04D15" w14:textId="1CAABC9E" w:rsidR="00045A70" w:rsidRPr="004E7573" w:rsidRDefault="00752E86" w:rsidP="00FE4D78">
            <w:pPr>
              <w:jc w:val="center"/>
            </w:pPr>
            <w:r w:rsidRPr="004E7573">
              <w:t>-</w:t>
            </w:r>
          </w:p>
        </w:tc>
      </w:tr>
      <w:tr w:rsidR="00723643" w:rsidRPr="004E7573" w14:paraId="3AE12DDF" w14:textId="77777777">
        <w:tc>
          <w:tcPr>
            <w:tcW w:w="2438" w:type="dxa"/>
          </w:tcPr>
          <w:p w14:paraId="24FFC1FA" w14:textId="77777777" w:rsidR="00723643" w:rsidRPr="004E7573" w:rsidRDefault="00723643" w:rsidP="00FE4D78">
            <w:pPr>
              <w:jc w:val="center"/>
            </w:pPr>
            <w:r w:rsidRPr="004E7573">
              <w:t>Ir</w:t>
            </w:r>
          </w:p>
        </w:tc>
        <w:tc>
          <w:tcPr>
            <w:tcW w:w="2439" w:type="dxa"/>
          </w:tcPr>
          <w:p w14:paraId="12FDA2DC" w14:textId="77777777" w:rsidR="00723643" w:rsidRPr="004E7573" w:rsidRDefault="00723643" w:rsidP="00FE4D78">
            <w:pPr>
              <w:jc w:val="center"/>
            </w:pPr>
            <w:r w:rsidRPr="004E7573">
              <w:t>0.5</w:t>
            </w:r>
          </w:p>
          <w:p w14:paraId="02C1675F" w14:textId="4ABC4140" w:rsidR="004679C8" w:rsidRPr="004E7573" w:rsidRDefault="004679C8" w:rsidP="00FE4D78">
            <w:pPr>
              <w:jc w:val="center"/>
            </w:pPr>
            <w:r w:rsidRPr="004E7573">
              <w:t>10</w:t>
            </w:r>
          </w:p>
        </w:tc>
        <w:tc>
          <w:tcPr>
            <w:tcW w:w="2439" w:type="dxa"/>
          </w:tcPr>
          <w:p w14:paraId="716FE704" w14:textId="77777777" w:rsidR="00723643" w:rsidRPr="004E7573" w:rsidRDefault="00723643" w:rsidP="00FE4D78">
            <w:pPr>
              <w:jc w:val="center"/>
            </w:pPr>
            <w:r w:rsidRPr="004E7573">
              <w:t>[mA]</w:t>
            </w:r>
          </w:p>
          <w:p w14:paraId="50A748EE" w14:textId="39BF2F7E" w:rsidR="004679C8" w:rsidRPr="004E7573" w:rsidRDefault="004679C8" w:rsidP="00FE4D78">
            <w:pPr>
              <w:jc w:val="center"/>
            </w:pPr>
            <w:r w:rsidRPr="004E7573">
              <w:t>[mA]</w:t>
            </w:r>
          </w:p>
        </w:tc>
        <w:tc>
          <w:tcPr>
            <w:tcW w:w="2439" w:type="dxa"/>
          </w:tcPr>
          <w:p w14:paraId="5F7646DD" w14:textId="77777777" w:rsidR="00723643" w:rsidRPr="004E7573" w:rsidRDefault="004679C8" w:rsidP="00FE4D78">
            <w:pPr>
              <w:jc w:val="center"/>
            </w:pPr>
            <w:r w:rsidRPr="004E7573">
              <w:t>-</w:t>
            </w:r>
          </w:p>
          <w:p w14:paraId="3CA5ACC1" w14:textId="0A962C15" w:rsidR="004679C8" w:rsidRPr="004E7573" w:rsidRDefault="004679C8" w:rsidP="00FE4D78">
            <w:pPr>
              <w:jc w:val="center"/>
            </w:pPr>
            <w:r w:rsidRPr="004E7573">
              <w:t>Ta = 100 [°C]</w:t>
            </w:r>
          </w:p>
        </w:tc>
      </w:tr>
      <w:tr w:rsidR="00723643" w:rsidRPr="004E7573" w14:paraId="31FF9245" w14:textId="77777777">
        <w:tc>
          <w:tcPr>
            <w:tcW w:w="2438" w:type="dxa"/>
          </w:tcPr>
          <w:p w14:paraId="6BA9A1F8" w14:textId="3BDC0483" w:rsidR="00723643" w:rsidRPr="004E7573" w:rsidRDefault="00122454" w:rsidP="00FE4D78">
            <w:pPr>
              <w:jc w:val="center"/>
            </w:pPr>
            <w:proofErr w:type="spellStart"/>
            <w:r w:rsidRPr="004E7573">
              <w:t>Trr</w:t>
            </w:r>
            <w:proofErr w:type="spellEnd"/>
          </w:p>
        </w:tc>
        <w:tc>
          <w:tcPr>
            <w:tcW w:w="2439" w:type="dxa"/>
          </w:tcPr>
          <w:p w14:paraId="65B79EC1" w14:textId="29A7D50B" w:rsidR="00723643" w:rsidRPr="004E7573" w:rsidRDefault="00723643" w:rsidP="00FE4D78">
            <w:pPr>
              <w:jc w:val="center"/>
            </w:pPr>
            <w:r w:rsidRPr="004E7573">
              <w:t>N/A</w:t>
            </w:r>
          </w:p>
        </w:tc>
        <w:tc>
          <w:tcPr>
            <w:tcW w:w="2439" w:type="dxa"/>
          </w:tcPr>
          <w:p w14:paraId="50522F19" w14:textId="2BD87EBA" w:rsidR="00723643" w:rsidRPr="004E7573" w:rsidRDefault="00723643" w:rsidP="00FE4D78">
            <w:pPr>
              <w:jc w:val="center"/>
            </w:pPr>
            <w:r w:rsidRPr="004E7573">
              <w:t>[s]</w:t>
            </w:r>
          </w:p>
        </w:tc>
        <w:tc>
          <w:tcPr>
            <w:tcW w:w="2439" w:type="dxa"/>
          </w:tcPr>
          <w:p w14:paraId="4EBFDFF5" w14:textId="6D114E9D" w:rsidR="00723643" w:rsidRPr="004E7573" w:rsidRDefault="00E60CC9" w:rsidP="00FE4D78">
            <w:pPr>
              <w:jc w:val="center"/>
            </w:pPr>
            <w:r w:rsidRPr="004E7573">
              <w:t>-</w:t>
            </w:r>
          </w:p>
        </w:tc>
      </w:tr>
    </w:tbl>
    <w:p w14:paraId="399DD46A" w14:textId="25D352BA" w:rsidR="008103C6" w:rsidRPr="004E7573" w:rsidRDefault="008103C6" w:rsidP="00CB0C17">
      <w:pPr>
        <w:keepLines w:val="0"/>
        <w:jc w:val="left"/>
      </w:pPr>
    </w:p>
    <w:p w14:paraId="488F5841" w14:textId="19E3296B" w:rsidR="00594ED8" w:rsidRPr="004E7573" w:rsidRDefault="00594ED8" w:rsidP="009E152F">
      <w:pPr>
        <w:pStyle w:val="Titre2"/>
        <w:rPr>
          <w:rFonts w:ascii="Times New Roman" w:hAnsi="Times New Roman" w:cs="Times New Roman"/>
        </w:rPr>
      </w:pPr>
      <w:bookmarkStart w:id="7" w:name="_Toc241153643"/>
      <w:r w:rsidRPr="004E7573">
        <w:rPr>
          <w:rFonts w:ascii="Times New Roman" w:hAnsi="Times New Roman" w:cs="Times New Roman"/>
        </w:rPr>
        <w:lastRenderedPageBreak/>
        <w:t>Calculs</w:t>
      </w:r>
      <w:bookmarkEnd w:id="7"/>
    </w:p>
    <w:p w14:paraId="2F2C302D" w14:textId="78CBCD5E" w:rsidR="00B87159" w:rsidRPr="004E7573" w:rsidRDefault="00B87159" w:rsidP="009E152F">
      <w:pPr>
        <w:pStyle w:val="Titre3"/>
        <w:rPr>
          <w:rFonts w:ascii="Times New Roman" w:hAnsi="Times New Roman" w:cs="Times New Roman"/>
        </w:rPr>
      </w:pPr>
      <w:bookmarkStart w:id="8" w:name="_Toc241153644"/>
      <w:r w:rsidRPr="004E7573">
        <w:rPr>
          <w:rFonts w:ascii="Times New Roman" w:hAnsi="Times New Roman" w:cs="Times New Roman"/>
        </w:rPr>
        <w:t>1N4004</w:t>
      </w:r>
      <w:bookmarkEnd w:id="8"/>
    </w:p>
    <w:p w14:paraId="4E7BCD68" w14:textId="23CF616A" w:rsidR="00964B99" w:rsidRPr="004E7573" w:rsidRDefault="004A669E" w:rsidP="00A655D7">
      <w:r w:rsidRPr="004E7573">
        <w:t>Graphique du d</w:t>
      </w:r>
      <w:r w:rsidR="00341CD2" w:rsidRPr="004E7573">
        <w:t>atasheet</w:t>
      </w:r>
      <w:r w:rsidR="006354AF" w:rsidRPr="004E7573">
        <w:t xml:space="preserve"> </w:t>
      </w:r>
      <w:r w:rsidR="00341CD2" w:rsidRPr="004E7573">
        <w:t xml:space="preserve">1N4004 </w:t>
      </w:r>
      <w:r w:rsidR="00AD39AA" w:rsidRPr="004E7573">
        <w:t xml:space="preserve">en </w:t>
      </w:r>
      <w:r w:rsidR="00341CD2" w:rsidRPr="004E7573">
        <w:t xml:space="preserve">annexe </w:t>
      </w:r>
      <w:r w:rsidR="003E0F61" w:rsidRPr="004E7573">
        <w:t>A</w:t>
      </w:r>
      <w:r w:rsidR="00341CD2" w:rsidRPr="004E7573">
        <w:t xml:space="preserve"> page </w:t>
      </w:r>
      <w:r w:rsidR="003E0F61" w:rsidRPr="004E7573">
        <w:t>17.</w:t>
      </w:r>
    </w:p>
    <w:p w14:paraId="58FCE363" w14:textId="77777777" w:rsidR="0066162E" w:rsidRPr="004E7573" w:rsidRDefault="0066162E" w:rsidP="00A655D7"/>
    <w:p w14:paraId="6ED1F4B9" w14:textId="0AE3BF81" w:rsidR="00E82DE0" w:rsidRPr="004E7573" w:rsidRDefault="008D67A2" w:rsidP="00B71EAF">
      <w:pPr>
        <w:jc w:val="center"/>
      </w:pPr>
      <m:oMathPara>
        <m:oMath>
          <m:r>
            <w:rPr>
              <w:rFonts w:ascii="Cambria Math" w:hAnsi="Cambria Math"/>
            </w:rPr>
            <m:t>R1 1N4004=</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Ug-Uj</m:t>
              </m:r>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10-0,8</m:t>
              </m:r>
            </m:num>
            <m:den>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 xml:space="preserve">=46 </m:t>
          </m:r>
          <m:d>
            <m:dPr>
              <m:begChr m:val="["/>
              <m:endChr m:val="]"/>
              <m:ctrlPr>
                <w:rPr>
                  <w:rFonts w:ascii="Cambria Math" w:hAnsi="Cambria Math"/>
                  <w:i/>
                </w:rPr>
              </m:ctrlPr>
            </m:dPr>
            <m:e>
              <m:r>
                <w:rPr>
                  <w:rFonts w:ascii="Cambria Math" w:hAnsi="Cambria Math"/>
                </w:rPr>
                <m:t>Ω</m:t>
              </m:r>
            </m:e>
          </m:d>
          <m:r>
            <w:rPr>
              <w:rFonts w:ascii="Cambria Math" w:hAnsi="Cambria Math"/>
            </w:rPr>
            <m:t>=&gt;E12= 47 [Ω]</m:t>
          </m:r>
        </m:oMath>
      </m:oMathPara>
    </w:p>
    <w:p w14:paraId="2E302F4A" w14:textId="19251D03" w:rsidR="005367FE" w:rsidRPr="004E7573" w:rsidRDefault="00000000" w:rsidP="00F173E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R1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R1</m:t>
              </m:r>
            </m:sub>
          </m:sSub>
          <m:r>
            <w:rPr>
              <w:rFonts w:ascii="Cambria Math" w:hAnsi="Cambria Math"/>
            </w:rPr>
            <m:t>*If=</m:t>
          </m:r>
          <m:d>
            <m:dPr>
              <m:ctrlPr>
                <w:rPr>
                  <w:rFonts w:ascii="Cambria Math" w:hAnsi="Cambria Math"/>
                  <w:i/>
                </w:rPr>
              </m:ctrlPr>
            </m:dPr>
            <m:e>
              <m:r>
                <w:rPr>
                  <w:rFonts w:ascii="Cambria Math" w:hAnsi="Cambria Math"/>
                </w:rPr>
                <m:t>Ug-Uj</m:t>
              </m:r>
            </m:e>
          </m:d>
          <m:r>
            <w:rPr>
              <w:rFonts w:ascii="Cambria Math" w:hAnsi="Cambria Math"/>
            </w:rPr>
            <m:t>*If=</m:t>
          </m:r>
          <m:d>
            <m:dPr>
              <m:ctrlPr>
                <w:rPr>
                  <w:rFonts w:ascii="Cambria Math" w:hAnsi="Cambria Math"/>
                  <w:i/>
                </w:rPr>
              </m:ctrlPr>
            </m:dPr>
            <m:e>
              <m:r>
                <w:rPr>
                  <w:rFonts w:ascii="Cambria Math" w:hAnsi="Cambria Math"/>
                </w:rPr>
                <m:t>10-0,8</m:t>
              </m:r>
            </m:e>
          </m:d>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=1.840 [W]</m:t>
          </m:r>
        </m:oMath>
      </m:oMathPara>
    </w:p>
    <w:p w14:paraId="3862126A" w14:textId="53CF84C4" w:rsidR="009D4874" w:rsidRPr="004E7573" w:rsidRDefault="009C693E" w:rsidP="00F173E6">
      <w:pPr>
        <w:jc w:val="center"/>
      </w:pPr>
      <m:oMathPara>
        <m:oMath>
          <m:r>
            <w:rPr>
              <w:rFonts w:ascii="Cambria Math" w:hAnsi="Cambria Math"/>
            </w:rPr>
            <m:t xml:space="preserve">Vérification du courant :I=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Ug-Uj</m:t>
              </m:r>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10-0.8</m:t>
              </m:r>
            </m:num>
            <m:den>
              <m:r>
                <w:rPr>
                  <w:rFonts w:ascii="Cambria Math" w:hAnsi="Cambria Math"/>
                </w:rPr>
                <m:t>47</m:t>
              </m:r>
            </m:den>
          </m:f>
          <m:r>
            <w:rPr>
              <w:rFonts w:ascii="Cambria Math" w:hAnsi="Cambria Math"/>
            </w:rPr>
            <m:t>=195.7*</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=195.7 [mA]</m:t>
          </m:r>
        </m:oMath>
      </m:oMathPara>
    </w:p>
    <w:p w14:paraId="78DAE3B7" w14:textId="77777777" w:rsidR="00B87159" w:rsidRPr="004E7573" w:rsidRDefault="00B87159" w:rsidP="00B87159">
      <w:pPr>
        <w:jc w:val="left"/>
      </w:pPr>
    </w:p>
    <w:p w14:paraId="4F33019B" w14:textId="0C567323" w:rsidR="00B87159" w:rsidRPr="004E7573" w:rsidRDefault="007E4909" w:rsidP="009E152F">
      <w:pPr>
        <w:pStyle w:val="Titre3"/>
        <w:rPr>
          <w:rFonts w:ascii="Times New Roman" w:hAnsi="Times New Roman" w:cs="Times New Roman"/>
        </w:rPr>
      </w:pPr>
      <w:bookmarkStart w:id="9" w:name="_Toc241153645"/>
      <w:r w:rsidRPr="004E7573">
        <w:rPr>
          <w:rFonts w:ascii="Times New Roman" w:hAnsi="Times New Roman" w:cs="Times New Roman"/>
        </w:rPr>
        <w:t>1N4148</w:t>
      </w:r>
      <w:bookmarkEnd w:id="9"/>
    </w:p>
    <w:p w14:paraId="4652587A" w14:textId="65025E80" w:rsidR="000A490E" w:rsidRPr="004E7573" w:rsidRDefault="005A4C65" w:rsidP="005A4C65">
      <w:r w:rsidRPr="004E7573">
        <w:t>Graphique du datasheet 1N41</w:t>
      </w:r>
      <w:r w:rsidR="00992F98" w:rsidRPr="004E7573">
        <w:t>48</w:t>
      </w:r>
      <w:r w:rsidRPr="004E7573">
        <w:t xml:space="preserve"> </w:t>
      </w:r>
      <w:r w:rsidR="00AD39AA" w:rsidRPr="004E7573">
        <w:t xml:space="preserve">en </w:t>
      </w:r>
      <w:r w:rsidRPr="004E7573">
        <w:t xml:space="preserve">annexe </w:t>
      </w:r>
      <w:r w:rsidR="003E0F61" w:rsidRPr="004E7573">
        <w:t>A</w:t>
      </w:r>
      <w:r w:rsidRPr="004E7573">
        <w:t xml:space="preserve"> page </w:t>
      </w:r>
      <w:r w:rsidR="003E0F61" w:rsidRPr="004E7573">
        <w:t>17.</w:t>
      </w:r>
    </w:p>
    <w:p w14:paraId="7E3CEB4F" w14:textId="77777777" w:rsidR="0066162E" w:rsidRPr="004E7573" w:rsidRDefault="0066162E" w:rsidP="005A4C65"/>
    <w:p w14:paraId="43392AB1" w14:textId="2CDD1D61" w:rsidR="00934635" w:rsidRPr="004E7573" w:rsidRDefault="0013769C" w:rsidP="00B71EAF">
      <w:pPr>
        <w:jc w:val="center"/>
      </w:pPr>
      <m:oMathPara>
        <m:oMath>
          <m:r>
            <w:rPr>
              <w:rFonts w:ascii="Cambria Math" w:hAnsi="Cambria Math"/>
            </w:rPr>
            <m:t xml:space="preserve">R1 1N4148=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Ug-Uj</m:t>
              </m:r>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10-1,03</m:t>
              </m:r>
            </m:num>
            <m:den>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 xml:space="preserve">= 44,85 </m:t>
          </m:r>
          <m:d>
            <m:dPr>
              <m:begChr m:val="["/>
              <m:endChr m:val="]"/>
              <m:ctrlPr>
                <w:rPr>
                  <w:rFonts w:ascii="Cambria Math" w:hAnsi="Cambria Math"/>
                  <w:i/>
                </w:rPr>
              </m:ctrlPr>
            </m:dPr>
            <m:e>
              <m:r>
                <w:rPr>
                  <w:rFonts w:ascii="Cambria Math" w:hAnsi="Cambria Math"/>
                </w:rPr>
                <m:t>Ω</m:t>
              </m:r>
            </m:e>
          </m:d>
          <m:r>
            <w:rPr>
              <w:rFonts w:ascii="Cambria Math" w:hAnsi="Cambria Math"/>
            </w:rPr>
            <m:t>=&gt;E12= 47 [Ω]</m:t>
          </m:r>
        </m:oMath>
      </m:oMathPara>
    </w:p>
    <w:p w14:paraId="45766CE4" w14:textId="7B6696B8" w:rsidR="008B77DA" w:rsidRPr="004E7573" w:rsidRDefault="00000000" w:rsidP="00A120E4">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R1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R1</m:t>
              </m:r>
            </m:sub>
          </m:sSub>
          <m:r>
            <w:rPr>
              <w:rFonts w:ascii="Cambria Math" w:hAnsi="Cambria Math"/>
            </w:rPr>
            <m:t>*If=</m:t>
          </m:r>
          <m:d>
            <m:dPr>
              <m:ctrlPr>
                <w:rPr>
                  <w:rFonts w:ascii="Cambria Math" w:hAnsi="Cambria Math"/>
                  <w:i/>
                </w:rPr>
              </m:ctrlPr>
            </m:dPr>
            <m:e>
              <m:r>
                <w:rPr>
                  <w:rFonts w:ascii="Cambria Math" w:hAnsi="Cambria Math"/>
                </w:rPr>
                <m:t>Ug-Uj</m:t>
              </m:r>
            </m:e>
          </m:d>
          <m:r>
            <w:rPr>
              <w:rFonts w:ascii="Cambria Math" w:hAnsi="Cambria Math"/>
            </w:rPr>
            <m:t>*If=</m:t>
          </m:r>
          <m:d>
            <m:dPr>
              <m:ctrlPr>
                <w:rPr>
                  <w:rFonts w:ascii="Cambria Math" w:hAnsi="Cambria Math"/>
                  <w:i/>
                </w:rPr>
              </m:ctrlPr>
            </m:dPr>
            <m:e>
              <m:r>
                <w:rPr>
                  <w:rFonts w:ascii="Cambria Math" w:hAnsi="Cambria Math"/>
                </w:rPr>
                <m:t>10-1,03</m:t>
              </m:r>
            </m:e>
          </m:d>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=1.794 [W]</m:t>
          </m:r>
        </m:oMath>
      </m:oMathPara>
    </w:p>
    <w:p w14:paraId="2742DD12" w14:textId="02D56154" w:rsidR="00571DE4" w:rsidRPr="004E7573" w:rsidRDefault="00571DE4" w:rsidP="00A120E4">
      <w:pPr>
        <w:jc w:val="center"/>
      </w:pPr>
      <m:oMathPara>
        <m:oMath>
          <m:r>
            <w:rPr>
              <w:rFonts w:ascii="Cambria Math" w:hAnsi="Cambria Math"/>
            </w:rPr>
            <m:t xml:space="preserve">Vérification du courant :I=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Ug-Uj</m:t>
              </m:r>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10-1.03</m:t>
              </m:r>
            </m:num>
            <m:den>
              <m:r>
                <w:rPr>
                  <w:rFonts w:ascii="Cambria Math" w:hAnsi="Cambria Math"/>
                </w:rPr>
                <m:t>47</m:t>
              </m:r>
            </m:den>
          </m:f>
          <m:r>
            <w:rPr>
              <w:rFonts w:ascii="Cambria Math" w:hAnsi="Cambria Math"/>
            </w:rPr>
            <m:t>=190.8*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=190.8 [mA]</m:t>
          </m:r>
        </m:oMath>
      </m:oMathPara>
    </w:p>
    <w:p w14:paraId="00619F1E" w14:textId="5C599178" w:rsidR="008B77DA" w:rsidRPr="004E7573" w:rsidRDefault="008B77DA" w:rsidP="009E152F">
      <w:pPr>
        <w:pStyle w:val="Titre3"/>
        <w:rPr>
          <w:rFonts w:ascii="Times New Roman" w:hAnsi="Times New Roman" w:cs="Times New Roman"/>
        </w:rPr>
      </w:pPr>
      <w:bookmarkStart w:id="10" w:name="_Toc241153646"/>
      <w:r w:rsidRPr="004E7573">
        <w:rPr>
          <w:rFonts w:ascii="Times New Roman" w:hAnsi="Times New Roman" w:cs="Times New Roman"/>
        </w:rPr>
        <w:t>SB 2100E-G</w:t>
      </w:r>
      <w:bookmarkEnd w:id="10"/>
      <w:r w:rsidRPr="004E7573">
        <w:rPr>
          <w:rFonts w:ascii="Times New Roman" w:hAnsi="Times New Roman" w:cs="Times New Roman"/>
        </w:rPr>
        <w:t> </w:t>
      </w:r>
    </w:p>
    <w:p w14:paraId="3A569462" w14:textId="7CCEB2CC" w:rsidR="00AD608E" w:rsidRPr="004E7573" w:rsidRDefault="00284E01" w:rsidP="00284E01">
      <w:r w:rsidRPr="004E7573">
        <w:t xml:space="preserve">Graphique du datasheet SB2100E-G </w:t>
      </w:r>
      <w:r w:rsidR="00AD39AA" w:rsidRPr="004E7573">
        <w:t>en</w:t>
      </w:r>
      <w:r w:rsidRPr="004E7573">
        <w:t xml:space="preserve"> annexe </w:t>
      </w:r>
      <w:r w:rsidR="00425A59" w:rsidRPr="004E7573">
        <w:t>A</w:t>
      </w:r>
      <w:r w:rsidRPr="004E7573">
        <w:t xml:space="preserve"> page </w:t>
      </w:r>
      <w:r w:rsidR="003E0F61" w:rsidRPr="004E7573">
        <w:t>18.</w:t>
      </w:r>
    </w:p>
    <w:p w14:paraId="21E699C9" w14:textId="77777777" w:rsidR="0066162E" w:rsidRPr="004E7573" w:rsidRDefault="0066162E" w:rsidP="00284E01"/>
    <w:p w14:paraId="3A29DF6E" w14:textId="72230E44" w:rsidR="008B77DA" w:rsidRPr="004E7573" w:rsidRDefault="004E6397" w:rsidP="00B71EAF">
      <w:pPr>
        <w:jc w:val="center"/>
      </w:pPr>
      <m:oMathPara>
        <m:oMath>
          <m:r>
            <w:rPr>
              <w:rFonts w:ascii="Cambria Math" w:hAnsi="Cambria Math"/>
            </w:rPr>
            <m:t xml:space="preserve">R1 SB 2100E-G=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Ug-Uj</m:t>
              </m:r>
            </m:num>
            <m:den>
              <m:r>
                <w:rPr>
                  <w:rFonts w:ascii="Cambria Math" w:hAnsi="Cambria Math"/>
                </w:rPr>
                <m:t>If</m:t>
              </m:r>
            </m:den>
          </m:f>
          <m:r>
            <w:rPr>
              <w:rFonts w:ascii="Cambria Math" w:hAnsi="Cambria Math"/>
            </w:rPr>
            <m:t xml:space="preserve">= </m:t>
          </m:r>
          <m:f>
            <m:fPr>
              <m:ctrlPr>
                <w:rPr>
                  <w:rFonts w:ascii="Cambria Math" w:hAnsi="Cambria Math"/>
                  <w:i/>
                </w:rPr>
              </m:ctrlPr>
            </m:fPr>
            <m:num>
              <m:r>
                <w:rPr>
                  <w:rFonts w:ascii="Cambria Math" w:hAnsi="Cambria Math"/>
                </w:rPr>
                <m:t>10-0,59</m:t>
              </m:r>
            </m:num>
            <m:den>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 xml:space="preserve">= 47,05 </m:t>
          </m:r>
          <m:d>
            <m:dPr>
              <m:begChr m:val="["/>
              <m:endChr m:val="]"/>
              <m:ctrlPr>
                <w:rPr>
                  <w:rFonts w:ascii="Cambria Math" w:hAnsi="Cambria Math"/>
                  <w:i/>
                </w:rPr>
              </m:ctrlPr>
            </m:dPr>
            <m:e>
              <m:r>
                <w:rPr>
                  <w:rFonts w:ascii="Cambria Math" w:hAnsi="Cambria Math"/>
                </w:rPr>
                <m:t>Ω</m:t>
              </m:r>
            </m:e>
          </m:d>
          <m:r>
            <w:rPr>
              <w:rFonts w:ascii="Cambria Math" w:hAnsi="Cambria Math"/>
            </w:rPr>
            <m:t>=&gt;E12= 47 [Ω]</m:t>
          </m:r>
        </m:oMath>
      </m:oMathPara>
    </w:p>
    <w:p w14:paraId="1DF9FC7A" w14:textId="1B47DE3D" w:rsidR="00F67743" w:rsidRPr="004E7573" w:rsidRDefault="00000000" w:rsidP="00B71EAF">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R1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R1</m:t>
              </m:r>
            </m:sub>
          </m:sSub>
          <m:r>
            <w:rPr>
              <w:rFonts w:ascii="Cambria Math" w:hAnsi="Cambria Math"/>
            </w:rPr>
            <m:t>*If=</m:t>
          </m:r>
          <m:d>
            <m:dPr>
              <m:ctrlPr>
                <w:rPr>
                  <w:rFonts w:ascii="Cambria Math" w:hAnsi="Cambria Math"/>
                  <w:i/>
                </w:rPr>
              </m:ctrlPr>
            </m:dPr>
            <m:e>
              <m:r>
                <w:rPr>
                  <w:rFonts w:ascii="Cambria Math" w:hAnsi="Cambria Math"/>
                </w:rPr>
                <m:t>Ug-Uj</m:t>
              </m:r>
            </m:e>
          </m:d>
          <m:r>
            <w:rPr>
              <w:rFonts w:ascii="Cambria Math" w:hAnsi="Cambria Math"/>
            </w:rPr>
            <m:t>*If=</m:t>
          </m:r>
          <m:d>
            <m:dPr>
              <m:ctrlPr>
                <w:rPr>
                  <w:rFonts w:ascii="Cambria Math" w:hAnsi="Cambria Math"/>
                  <w:i/>
                </w:rPr>
              </m:ctrlPr>
            </m:dPr>
            <m:e>
              <m:r>
                <w:rPr>
                  <w:rFonts w:ascii="Cambria Math" w:hAnsi="Cambria Math"/>
                </w:rPr>
                <m:t>10-0,59</m:t>
              </m:r>
            </m:e>
          </m:d>
          <m:r>
            <w:rPr>
              <w:rFonts w:ascii="Cambria Math" w:hAnsi="Cambria Math"/>
            </w:rPr>
            <m:t>*200*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=1.882 [W]</m:t>
          </m:r>
        </m:oMath>
      </m:oMathPara>
    </w:p>
    <w:p w14:paraId="3BED7F2F" w14:textId="4E0D51D5" w:rsidR="00331530" w:rsidRPr="004E7573" w:rsidRDefault="00331530" w:rsidP="00B71EAF">
      <w:pPr>
        <w:jc w:val="center"/>
      </w:pPr>
      <m:oMathPara>
        <m:oMath>
          <m:r>
            <w:rPr>
              <w:rFonts w:ascii="Cambria Math" w:hAnsi="Cambria Math"/>
            </w:rPr>
            <m:t xml:space="preserve">Vérification du courant :I=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R1</m:t>
                  </m:r>
                </m:sub>
              </m:sSub>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Ug-Uj</m:t>
              </m:r>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10-0.59</m:t>
              </m:r>
            </m:num>
            <m:den>
              <m:r>
                <w:rPr>
                  <w:rFonts w:ascii="Cambria Math" w:hAnsi="Cambria Math"/>
                </w:rPr>
                <m:t>47</m:t>
              </m:r>
            </m:den>
          </m:f>
          <m:r>
            <w:rPr>
              <w:rFonts w:ascii="Cambria Math" w:hAnsi="Cambria Math"/>
            </w:rPr>
            <m:t>=200.2*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=200.2 [mA]</m:t>
          </m:r>
        </m:oMath>
      </m:oMathPara>
    </w:p>
    <w:p w14:paraId="5AB3DF19" w14:textId="491C0CA2" w:rsidR="00B9196C" w:rsidRPr="004E7573" w:rsidRDefault="00B9196C" w:rsidP="002570FC"/>
    <w:p w14:paraId="2C56259D" w14:textId="2DDFE308" w:rsidR="00F173E6" w:rsidRPr="004E7573" w:rsidRDefault="00435EB6" w:rsidP="002570FC">
      <w:r w:rsidRPr="004E7573">
        <w:t>Les puissances dissipées</w:t>
      </w:r>
      <w:r w:rsidR="00EA1530" w:rsidRPr="004E7573">
        <w:t xml:space="preserve"> </w:t>
      </w:r>
      <w:r w:rsidR="00F173E6" w:rsidRPr="004E7573">
        <w:t xml:space="preserve">calculées </w:t>
      </w:r>
      <w:r w:rsidR="001E4E1B" w:rsidRPr="004E7573">
        <w:t xml:space="preserve">pour les résistances </w:t>
      </w:r>
      <w:r w:rsidR="00EA1530" w:rsidRPr="004E7573">
        <w:t>sont</w:t>
      </w:r>
      <w:r w:rsidR="001E4E1B" w:rsidRPr="004E7573">
        <w:t xml:space="preserve"> </w:t>
      </w:r>
      <w:r w:rsidR="001601DC" w:rsidRPr="004E7573">
        <w:t xml:space="preserve">trop </w:t>
      </w:r>
      <w:r w:rsidRPr="004E7573">
        <w:t>grandes</w:t>
      </w:r>
      <w:r w:rsidR="001601DC" w:rsidRPr="004E7573">
        <w:t xml:space="preserve"> par rapport </w:t>
      </w:r>
      <w:r w:rsidR="00034371" w:rsidRPr="004E7573">
        <w:t>à</w:t>
      </w:r>
      <w:r w:rsidR="00EA1530" w:rsidRPr="004E7573">
        <w:t xml:space="preserve"> des résistances standard </w:t>
      </w:r>
      <w:r w:rsidR="004423F9" w:rsidRPr="004E7573">
        <w:t xml:space="preserve">qui peuvent supporter </w:t>
      </w:r>
      <w:r w:rsidR="00374AD6" w:rsidRPr="004E7573">
        <w:t xml:space="preserve">2/3 [W] </w:t>
      </w:r>
      <w:r w:rsidR="003C6B8F" w:rsidRPr="004E7573">
        <w:t>soit</w:t>
      </w:r>
      <w:r w:rsidR="00374AD6" w:rsidRPr="004E7573">
        <w:t xml:space="preserve"> 0.66 [W]</w:t>
      </w:r>
      <w:r w:rsidRPr="004E7573">
        <w:t>.</w:t>
      </w:r>
    </w:p>
    <w:p w14:paraId="599553A1" w14:textId="77777777" w:rsidR="00435EB6" w:rsidRPr="004E7573" w:rsidRDefault="00435EB6" w:rsidP="002570FC"/>
    <w:p w14:paraId="4C83EB07" w14:textId="6B189707" w:rsidR="00B20D13" w:rsidRPr="004E7573" w:rsidRDefault="00435EB6" w:rsidP="002570FC">
      <w:r w:rsidRPr="004E7573">
        <w:t>Deux solutions possibles :</w:t>
      </w:r>
    </w:p>
    <w:p w14:paraId="31C5240D" w14:textId="77777777" w:rsidR="003C6B8F" w:rsidRPr="004E7573" w:rsidRDefault="003C6B8F" w:rsidP="002570FC"/>
    <w:p w14:paraId="6C3157FE" w14:textId="57C271C5" w:rsidR="00435EB6" w:rsidRPr="004E7573" w:rsidRDefault="00435EB6" w:rsidP="002570FC">
      <w:r w:rsidRPr="004E7573">
        <w:t>1 :</w:t>
      </w:r>
      <w:r w:rsidR="00FD3A8A" w:rsidRPr="004E7573">
        <w:t xml:space="preserve"> </w:t>
      </w:r>
      <w:r w:rsidR="008E46F1" w:rsidRPr="004E7573">
        <w:t>C</w:t>
      </w:r>
      <w:r w:rsidR="00FD3A8A" w:rsidRPr="004E7573">
        <w:t>hoisir une résistance de puissance capable de supporter</w:t>
      </w:r>
      <w:r w:rsidR="0033292A" w:rsidRPr="004E7573">
        <w:t xml:space="preserve"> les puissances </w:t>
      </w:r>
      <w:r w:rsidR="007B35FD" w:rsidRPr="004E7573">
        <w:t>calculées</w:t>
      </w:r>
      <w:r w:rsidR="005104A1" w:rsidRPr="004E7573">
        <w:t>.</w:t>
      </w:r>
    </w:p>
    <w:p w14:paraId="063D50F6" w14:textId="5029D581" w:rsidR="005104A1" w:rsidRPr="004E7573" w:rsidRDefault="005104A1" w:rsidP="002570FC">
      <w:r w:rsidRPr="004E7573">
        <w:t xml:space="preserve">2 : </w:t>
      </w:r>
      <w:r w:rsidR="008E46F1" w:rsidRPr="004E7573">
        <w:t xml:space="preserve">Prendre plusieurs résistances </w:t>
      </w:r>
      <w:r w:rsidR="00C13FB0" w:rsidRPr="004E7573">
        <w:t xml:space="preserve">de 2/3 [W] </w:t>
      </w:r>
      <w:r w:rsidR="008E46F1" w:rsidRPr="004E7573">
        <w:t xml:space="preserve">et </w:t>
      </w:r>
      <w:r w:rsidR="001A506B" w:rsidRPr="004E7573">
        <w:t xml:space="preserve">de </w:t>
      </w:r>
      <w:r w:rsidR="00811CE7" w:rsidRPr="004E7573">
        <w:t>les connecter en série ou en parallèle</w:t>
      </w:r>
      <w:r w:rsidR="00920BD7" w:rsidRPr="004E7573">
        <w:t xml:space="preserve"> pour </w:t>
      </w:r>
      <w:r w:rsidR="001A506B" w:rsidRPr="004E7573">
        <w:t>diminuer</w:t>
      </w:r>
      <w:r w:rsidR="00920BD7" w:rsidRPr="004E7573">
        <w:t xml:space="preserve"> la tension ou le c</w:t>
      </w:r>
      <w:r w:rsidR="005E4318" w:rsidRPr="004E7573">
        <w:t>o</w:t>
      </w:r>
      <w:r w:rsidR="00920BD7" w:rsidRPr="004E7573">
        <w:t>urant</w:t>
      </w:r>
      <w:r w:rsidR="001A506B" w:rsidRPr="004E7573">
        <w:t xml:space="preserve"> sur celle-ci</w:t>
      </w:r>
      <w:r w:rsidR="00060B48" w:rsidRPr="004E7573">
        <w:t>.</w:t>
      </w:r>
    </w:p>
    <w:p w14:paraId="37FBB94B" w14:textId="77777777" w:rsidR="00F54B37" w:rsidRPr="004E7573" w:rsidRDefault="00F54B37" w:rsidP="002570FC"/>
    <w:p w14:paraId="77200184" w14:textId="5742C6CF" w:rsidR="00C82655" w:rsidRPr="004E7573" w:rsidRDefault="00F90799" w:rsidP="00AC46AD">
      <w:r w:rsidRPr="004E7573">
        <w:t xml:space="preserve">Nous avons </w:t>
      </w:r>
      <w:r w:rsidR="000A5E4C" w:rsidRPr="004E7573">
        <w:t>décidé</w:t>
      </w:r>
      <w:r w:rsidRPr="004E7573">
        <w:t xml:space="preserve"> de </w:t>
      </w:r>
      <w:r w:rsidR="000A5E4C" w:rsidRPr="004E7573">
        <w:t>choisir</w:t>
      </w:r>
      <w:r w:rsidRPr="004E7573">
        <w:t xml:space="preserve"> le premier choix</w:t>
      </w:r>
      <w:r w:rsidR="00BE6758" w:rsidRPr="004E7573">
        <w:t>, une résistance de puissance de 47 [</w:t>
      </w:r>
      <w:r w:rsidR="006B13E4" w:rsidRPr="004E7573">
        <w:t>Ω</w:t>
      </w:r>
      <w:r w:rsidR="00BE6758" w:rsidRPr="004E7573">
        <w:t>]</w:t>
      </w:r>
      <w:r w:rsidR="006B13E4" w:rsidRPr="004E7573">
        <w:t xml:space="preserve"> </w:t>
      </w:r>
      <w:r w:rsidR="000868C2" w:rsidRPr="004E7573">
        <w:t xml:space="preserve">pouvant </w:t>
      </w:r>
      <w:r w:rsidR="00D76406" w:rsidRPr="004E7573">
        <w:t xml:space="preserve">supporter </w:t>
      </w:r>
      <w:r w:rsidR="00C45E98" w:rsidRPr="004E7573">
        <w:t>2 [</w:t>
      </w:r>
      <w:r w:rsidR="003523FE" w:rsidRPr="004E7573">
        <w:t>W</w:t>
      </w:r>
      <w:r w:rsidR="00C45E98" w:rsidRPr="004E7573">
        <w:t>]</w:t>
      </w:r>
      <w:r w:rsidRPr="004E7573">
        <w:t>.</w:t>
      </w:r>
    </w:p>
    <w:p w14:paraId="400B39BE" w14:textId="19811A0B" w:rsidR="00E643C2" w:rsidRPr="004E7573" w:rsidRDefault="00C82655" w:rsidP="00C82655">
      <w:pPr>
        <w:keepLines w:val="0"/>
        <w:jc w:val="left"/>
      </w:pPr>
      <w:r w:rsidRPr="004E7573">
        <w:br w:type="page"/>
      </w:r>
    </w:p>
    <w:p w14:paraId="3F64081A" w14:textId="7851963A" w:rsidR="00D4214C" w:rsidRPr="004E7573" w:rsidRDefault="00C81A77" w:rsidP="009E152F">
      <w:pPr>
        <w:pStyle w:val="Titre1"/>
        <w:rPr>
          <w:rFonts w:ascii="Times New Roman" w:hAnsi="Times New Roman" w:cs="Times New Roman"/>
        </w:rPr>
      </w:pPr>
      <w:bookmarkStart w:id="11" w:name="_Toc241153647"/>
      <w:r w:rsidRPr="004E7573">
        <w:rPr>
          <w:rFonts w:ascii="Times New Roman" w:hAnsi="Times New Roman" w:cs="Times New Roman"/>
        </w:rPr>
        <w:lastRenderedPageBreak/>
        <w:t>Simulation</w:t>
      </w:r>
      <w:bookmarkEnd w:id="11"/>
      <w:r w:rsidR="00D4214C" w:rsidRPr="004E7573">
        <w:rPr>
          <w:rFonts w:ascii="Times New Roman" w:hAnsi="Times New Roman" w:cs="Times New Roman"/>
        </w:rPr>
        <w:t xml:space="preserve"> </w:t>
      </w:r>
    </w:p>
    <w:p w14:paraId="2B09BE1F" w14:textId="38990A70" w:rsidR="00663AFE" w:rsidRPr="004E7573" w:rsidRDefault="00DF320B" w:rsidP="00C171E2">
      <w:r w:rsidRPr="004E7573">
        <w:t xml:space="preserve">Pour la simulation </w:t>
      </w:r>
      <w:r w:rsidR="008A68A9" w:rsidRPr="004E7573">
        <w:t>nous avons</w:t>
      </w:r>
      <w:r w:rsidRPr="004E7573">
        <w:t xml:space="preserve"> utilis</w:t>
      </w:r>
      <w:r w:rsidR="008A68A9" w:rsidRPr="004E7573">
        <w:t>é</w:t>
      </w:r>
      <w:r w:rsidRPr="004E7573">
        <w:t xml:space="preserve"> le même schéma montré dans la partie analyse théorique</w:t>
      </w:r>
      <w:r w:rsidR="003E0F61" w:rsidRPr="004E7573">
        <w:t xml:space="preserve"> en page5</w:t>
      </w:r>
    </w:p>
    <w:p w14:paraId="55B49D2B" w14:textId="3E190006" w:rsidR="00165DCB" w:rsidRPr="004E7573" w:rsidRDefault="00165DCB" w:rsidP="00165DCB">
      <w:pPr>
        <w:pStyle w:val="Titre2"/>
        <w:rPr>
          <w:rFonts w:ascii="Times New Roman" w:hAnsi="Times New Roman" w:cs="Times New Roman"/>
        </w:rPr>
      </w:pPr>
      <w:bookmarkStart w:id="12" w:name="_Toc241153648"/>
      <w:r w:rsidRPr="004E7573">
        <w:rPr>
          <w:rFonts w:ascii="Times New Roman" w:hAnsi="Times New Roman" w:cs="Times New Roman"/>
        </w:rPr>
        <w:t>Paramètre de simulation</w:t>
      </w:r>
      <w:bookmarkEnd w:id="12"/>
    </w:p>
    <w:p w14:paraId="789CACE6" w14:textId="05620DA3" w:rsidR="002734BB" w:rsidRPr="004E7573" w:rsidRDefault="00F43905" w:rsidP="009A504C">
      <w:r w:rsidRPr="004E7573">
        <w:t>Dans G1</w:t>
      </w:r>
      <w:r w:rsidR="009970C7" w:rsidRPr="004E7573">
        <w:t xml:space="preserve"> une modification est de changer DC </w:t>
      </w:r>
      <w:proofErr w:type="spellStart"/>
      <w:r w:rsidR="009970C7" w:rsidRPr="004E7573">
        <w:t>Level</w:t>
      </w:r>
      <w:proofErr w:type="spellEnd"/>
      <w:r w:rsidR="009970C7" w:rsidRPr="004E7573">
        <w:t xml:space="preserve"> [V] à 0, puis aller dans signal pour </w:t>
      </w:r>
      <w:r w:rsidR="007E784D" w:rsidRPr="004E7573">
        <w:t xml:space="preserve">pouvoir modifier le </w:t>
      </w:r>
      <w:r w:rsidR="002369B9" w:rsidRPr="004E7573">
        <w:t xml:space="preserve">signal pour avoir le </w:t>
      </w:r>
      <w:proofErr w:type="spellStart"/>
      <w:r w:rsidR="002369B9" w:rsidRPr="004E7573">
        <w:t>duty</w:t>
      </w:r>
      <w:proofErr w:type="spellEnd"/>
      <w:r w:rsidR="002369B9" w:rsidRPr="004E7573">
        <w:t xml:space="preserve"> cycle </w:t>
      </w:r>
      <w:r w:rsidR="00EE53B4" w:rsidRPr="004E7573">
        <w:t xml:space="preserve">de 10% et </w:t>
      </w:r>
      <w:r w:rsidR="00306918" w:rsidRPr="004E7573">
        <w:t>50%</w:t>
      </w:r>
      <w:r w:rsidR="00A82B6E" w:rsidRPr="004E7573">
        <w:t>.</w:t>
      </w:r>
    </w:p>
    <w:p w14:paraId="29AB4396" w14:textId="0564F8BF" w:rsidR="00DD544B" w:rsidRPr="004E7573" w:rsidRDefault="00DD544B" w:rsidP="009A504C">
      <w:r w:rsidRPr="004E7573">
        <w:t xml:space="preserve">Paramètre des </w:t>
      </w:r>
      <w:proofErr w:type="spellStart"/>
      <w:r w:rsidRPr="004E7573">
        <w:t>duty</w:t>
      </w:r>
      <w:proofErr w:type="spellEnd"/>
      <w:r w:rsidRPr="004E7573">
        <w:t xml:space="preserve"> cycle en annexe </w:t>
      </w:r>
      <w:r w:rsidR="003E0F61" w:rsidRPr="004E7573">
        <w:t>B</w:t>
      </w:r>
      <w:r w:rsidRPr="004E7573">
        <w:t xml:space="preserve"> page </w:t>
      </w:r>
      <w:r w:rsidR="003E0F61" w:rsidRPr="004E7573">
        <w:t>18.</w:t>
      </w:r>
    </w:p>
    <w:p w14:paraId="2CD7A35D" w14:textId="46B767F9" w:rsidR="00165DCB" w:rsidRPr="004E7573" w:rsidRDefault="00165DCB" w:rsidP="00165DCB">
      <w:pPr>
        <w:pStyle w:val="Titre2"/>
        <w:rPr>
          <w:rFonts w:ascii="Times New Roman" w:hAnsi="Times New Roman" w:cs="Times New Roman"/>
        </w:rPr>
      </w:pPr>
      <w:bookmarkStart w:id="13" w:name="_Toc241153649"/>
      <w:r w:rsidRPr="004E7573">
        <w:rPr>
          <w:rFonts w:ascii="Times New Roman" w:hAnsi="Times New Roman" w:cs="Times New Roman"/>
        </w:rPr>
        <w:t>Mesure</w:t>
      </w:r>
      <w:bookmarkEnd w:id="13"/>
    </w:p>
    <w:p w14:paraId="62DE99C5" w14:textId="77777777" w:rsidR="00E14F13" w:rsidRPr="004E7573" w:rsidRDefault="00E14F13" w:rsidP="00E14F13">
      <w:r w:rsidRPr="004E7573">
        <w:rPr>
          <w:noProof/>
        </w:rPr>
        <w:drawing>
          <wp:inline distT="0" distB="0" distL="0" distR="0" wp14:anchorId="63671F2A" wp14:editId="06238626">
            <wp:extent cx="2970772" cy="1787431"/>
            <wp:effectExtent l="0" t="0" r="0" b="0"/>
            <wp:docPr id="1141421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1099" name="Image 1141421099"/>
                    <pic:cNvPicPr/>
                  </pic:nvPicPr>
                  <pic:blipFill rotWithShape="1">
                    <a:blip r:embed="rId14">
                      <a:extLst>
                        <a:ext uri="{28A0092B-C50C-407E-A947-70E740481C1C}">
                          <a14:useLocalDpi xmlns:a14="http://schemas.microsoft.com/office/drawing/2010/main" val="0"/>
                        </a:ext>
                      </a:extLst>
                    </a:blip>
                    <a:srcRect r="6103"/>
                    <a:stretch>
                      <a:fillRect/>
                    </a:stretch>
                  </pic:blipFill>
                  <pic:spPr bwMode="auto">
                    <a:xfrm>
                      <a:off x="0" y="0"/>
                      <a:ext cx="2984318" cy="1795581"/>
                    </a:xfrm>
                    <a:prstGeom prst="rect">
                      <a:avLst/>
                    </a:prstGeom>
                    <a:ln>
                      <a:noFill/>
                    </a:ln>
                    <a:extLst>
                      <a:ext uri="{53640926-AAD7-44D8-BBD7-CCE9431645EC}">
                        <a14:shadowObscured xmlns:a14="http://schemas.microsoft.com/office/drawing/2010/main"/>
                      </a:ext>
                    </a:extLst>
                  </pic:spPr>
                </pic:pic>
              </a:graphicData>
            </a:graphic>
          </wp:inline>
        </w:drawing>
      </w:r>
    </w:p>
    <w:p w14:paraId="6A9DCFA6" w14:textId="1A9B99B6" w:rsidR="00FD6BCA" w:rsidRPr="004E7573" w:rsidRDefault="00FD6BCA" w:rsidP="00E14F13">
      <w:r w:rsidRPr="004E7573">
        <w:t>Figure 2 :</w:t>
      </w:r>
      <w:r w:rsidR="00F91F14" w:rsidRPr="004E7573">
        <w:t xml:space="preserve"> Toshiba</w:t>
      </w:r>
    </w:p>
    <w:p w14:paraId="10BDFB87" w14:textId="77777777" w:rsidR="00E14F13" w:rsidRPr="004E7573" w:rsidRDefault="00E14F13" w:rsidP="00E14F13">
      <w:r w:rsidRPr="004E7573">
        <w:t xml:space="preserve">Le </w:t>
      </w:r>
      <w:proofErr w:type="spellStart"/>
      <w:r w:rsidRPr="004E7573">
        <w:t>trr</w:t>
      </w:r>
      <w:proofErr w:type="spellEnd"/>
      <w:r w:rsidRPr="004E7573">
        <w:t xml:space="preserve"> se mesure à 10% de Irr max sur le flanc montant et descendant via la méthode Toshiba.</w:t>
      </w:r>
    </w:p>
    <w:p w14:paraId="2E072336" w14:textId="77777777" w:rsidR="00E14F13" w:rsidRPr="004E7573" w:rsidRDefault="00E14F13" w:rsidP="00E14F13"/>
    <w:tbl>
      <w:tblPr>
        <w:tblStyle w:val="Grilledutableau"/>
        <w:tblW w:w="0" w:type="auto"/>
        <w:tblInd w:w="38" w:type="dxa"/>
        <w:tblLook w:val="04A0" w:firstRow="1" w:lastRow="0" w:firstColumn="1" w:lastColumn="0" w:noHBand="0" w:noVBand="1"/>
      </w:tblPr>
      <w:tblGrid>
        <w:gridCol w:w="1772"/>
        <w:gridCol w:w="1260"/>
        <w:gridCol w:w="1258"/>
        <w:gridCol w:w="1258"/>
        <w:gridCol w:w="1135"/>
        <w:gridCol w:w="1135"/>
        <w:gridCol w:w="1135"/>
        <w:gridCol w:w="840"/>
      </w:tblGrid>
      <w:tr w:rsidR="007A72F7" w:rsidRPr="004E7573" w14:paraId="41059997" w14:textId="119DF583">
        <w:tc>
          <w:tcPr>
            <w:tcW w:w="1772" w:type="dxa"/>
            <w:shd w:val="clear" w:color="auto" w:fill="BFBFBF" w:themeFill="background1" w:themeFillShade="BF"/>
          </w:tcPr>
          <w:p w14:paraId="3B899C0C" w14:textId="6879D4A2" w:rsidR="007A72F7" w:rsidRPr="004E7573" w:rsidRDefault="007A72F7" w:rsidP="00A95BCD">
            <w:pPr>
              <w:jc w:val="center"/>
            </w:pPr>
            <w:r w:rsidRPr="004E7573">
              <w:t>Duty cycle</w:t>
            </w:r>
          </w:p>
        </w:tc>
        <w:tc>
          <w:tcPr>
            <w:tcW w:w="3776" w:type="dxa"/>
            <w:gridSpan w:val="3"/>
            <w:shd w:val="clear" w:color="auto" w:fill="BFBFBF" w:themeFill="background1" w:themeFillShade="BF"/>
          </w:tcPr>
          <w:p w14:paraId="68C44F65" w14:textId="2C2180CF" w:rsidR="007A72F7" w:rsidRPr="004E7573" w:rsidRDefault="007A72F7" w:rsidP="00A95BCD">
            <w:pPr>
              <w:jc w:val="center"/>
            </w:pPr>
            <w:r w:rsidRPr="004E7573">
              <w:t>10%</w:t>
            </w:r>
          </w:p>
        </w:tc>
        <w:tc>
          <w:tcPr>
            <w:tcW w:w="3405" w:type="dxa"/>
            <w:gridSpan w:val="3"/>
            <w:shd w:val="clear" w:color="auto" w:fill="BFBFBF" w:themeFill="background1" w:themeFillShade="BF"/>
          </w:tcPr>
          <w:p w14:paraId="416B3C7A" w14:textId="0113D8FF" w:rsidR="007A72F7" w:rsidRPr="004E7573" w:rsidRDefault="00FD7EE5" w:rsidP="00A95BCD">
            <w:pPr>
              <w:jc w:val="center"/>
            </w:pPr>
            <w:r w:rsidRPr="004E7573">
              <w:t>50%</w:t>
            </w:r>
          </w:p>
        </w:tc>
        <w:tc>
          <w:tcPr>
            <w:tcW w:w="840" w:type="dxa"/>
            <w:shd w:val="clear" w:color="auto" w:fill="BFBFBF" w:themeFill="background1" w:themeFillShade="BF"/>
          </w:tcPr>
          <w:p w14:paraId="73E05D08" w14:textId="77777777" w:rsidR="007A72F7" w:rsidRPr="004E7573" w:rsidRDefault="007A72F7" w:rsidP="00A95BCD">
            <w:pPr>
              <w:jc w:val="center"/>
            </w:pPr>
          </w:p>
        </w:tc>
      </w:tr>
      <w:tr w:rsidR="007A72F7" w:rsidRPr="004E7573" w14:paraId="1C57E91D" w14:textId="4B8B34A9" w:rsidTr="007A72F7">
        <w:tc>
          <w:tcPr>
            <w:tcW w:w="1772" w:type="dxa"/>
            <w:shd w:val="clear" w:color="auto" w:fill="BFBFBF" w:themeFill="background1" w:themeFillShade="BF"/>
          </w:tcPr>
          <w:p w14:paraId="0EE2110C" w14:textId="7E257118" w:rsidR="007A72F7" w:rsidRPr="004E7573" w:rsidRDefault="007A72F7" w:rsidP="007A72F7">
            <w:pPr>
              <w:jc w:val="center"/>
            </w:pPr>
            <w:r w:rsidRPr="004E7573">
              <w:t>Caractéristique</w:t>
            </w:r>
          </w:p>
        </w:tc>
        <w:tc>
          <w:tcPr>
            <w:tcW w:w="1260" w:type="dxa"/>
            <w:shd w:val="clear" w:color="auto" w:fill="BFBFBF" w:themeFill="background1" w:themeFillShade="BF"/>
          </w:tcPr>
          <w:p w14:paraId="11B4AF03" w14:textId="55D37407" w:rsidR="007A72F7" w:rsidRPr="004E7573" w:rsidRDefault="007A72F7" w:rsidP="007A72F7">
            <w:pPr>
              <w:jc w:val="center"/>
            </w:pPr>
            <w:r w:rsidRPr="004E7573">
              <w:t>1N4004</w:t>
            </w:r>
          </w:p>
        </w:tc>
        <w:tc>
          <w:tcPr>
            <w:tcW w:w="1258" w:type="dxa"/>
            <w:shd w:val="clear" w:color="auto" w:fill="BFBFBF" w:themeFill="background1" w:themeFillShade="BF"/>
          </w:tcPr>
          <w:p w14:paraId="5BAABBAA" w14:textId="0D8E9F4C" w:rsidR="007A72F7" w:rsidRPr="004E7573" w:rsidRDefault="007A72F7" w:rsidP="007A72F7">
            <w:pPr>
              <w:jc w:val="center"/>
            </w:pPr>
            <w:r w:rsidRPr="004E7573">
              <w:t>1N4148</w:t>
            </w:r>
          </w:p>
        </w:tc>
        <w:tc>
          <w:tcPr>
            <w:tcW w:w="1258" w:type="dxa"/>
            <w:shd w:val="clear" w:color="auto" w:fill="BFBFBF" w:themeFill="background1" w:themeFillShade="BF"/>
          </w:tcPr>
          <w:p w14:paraId="3FEE3DBA" w14:textId="4FD55300" w:rsidR="007A72F7" w:rsidRPr="004E7573" w:rsidRDefault="007A72F7" w:rsidP="007A72F7">
            <w:pPr>
              <w:jc w:val="center"/>
            </w:pPr>
            <w:r w:rsidRPr="004E7573">
              <w:t>SB2100</w:t>
            </w:r>
          </w:p>
        </w:tc>
        <w:tc>
          <w:tcPr>
            <w:tcW w:w="1135" w:type="dxa"/>
            <w:shd w:val="clear" w:color="auto" w:fill="BFBFBF" w:themeFill="background1" w:themeFillShade="BF"/>
          </w:tcPr>
          <w:p w14:paraId="31C2E1A9" w14:textId="5142F195" w:rsidR="007A72F7" w:rsidRPr="004E7573" w:rsidRDefault="007A72F7" w:rsidP="007A72F7">
            <w:pPr>
              <w:jc w:val="center"/>
            </w:pPr>
            <w:r w:rsidRPr="004E7573">
              <w:t>1N4004</w:t>
            </w:r>
          </w:p>
        </w:tc>
        <w:tc>
          <w:tcPr>
            <w:tcW w:w="1135" w:type="dxa"/>
            <w:shd w:val="clear" w:color="auto" w:fill="BFBFBF" w:themeFill="background1" w:themeFillShade="BF"/>
          </w:tcPr>
          <w:p w14:paraId="0B34500C" w14:textId="103AD0DA" w:rsidR="007A72F7" w:rsidRPr="004E7573" w:rsidRDefault="007A72F7" w:rsidP="007A72F7">
            <w:pPr>
              <w:jc w:val="center"/>
            </w:pPr>
            <w:r w:rsidRPr="004E7573">
              <w:t>1N4148</w:t>
            </w:r>
          </w:p>
        </w:tc>
        <w:tc>
          <w:tcPr>
            <w:tcW w:w="1135" w:type="dxa"/>
            <w:shd w:val="clear" w:color="auto" w:fill="BFBFBF" w:themeFill="background1" w:themeFillShade="BF"/>
          </w:tcPr>
          <w:p w14:paraId="336BE940" w14:textId="3B6AE801" w:rsidR="007A72F7" w:rsidRPr="004E7573" w:rsidRDefault="007A72F7" w:rsidP="007A72F7">
            <w:pPr>
              <w:jc w:val="center"/>
            </w:pPr>
            <w:r w:rsidRPr="004E7573">
              <w:t>SB2100</w:t>
            </w:r>
          </w:p>
        </w:tc>
        <w:tc>
          <w:tcPr>
            <w:tcW w:w="840" w:type="dxa"/>
            <w:shd w:val="clear" w:color="auto" w:fill="BFBFBF" w:themeFill="background1" w:themeFillShade="BF"/>
          </w:tcPr>
          <w:p w14:paraId="36701C49" w14:textId="011706F5" w:rsidR="007A72F7" w:rsidRPr="004E7573" w:rsidRDefault="007A72F7" w:rsidP="007A72F7">
            <w:pPr>
              <w:jc w:val="center"/>
            </w:pPr>
            <w:r w:rsidRPr="004E7573">
              <w:t>Unité</w:t>
            </w:r>
          </w:p>
        </w:tc>
      </w:tr>
      <w:tr w:rsidR="007A72F7" w:rsidRPr="004E7573" w14:paraId="1E8D7016" w14:textId="55E3DCA0" w:rsidTr="007A72F7">
        <w:tc>
          <w:tcPr>
            <w:tcW w:w="1772" w:type="dxa"/>
          </w:tcPr>
          <w:p w14:paraId="7396B368" w14:textId="75F80A24" w:rsidR="007A72F7" w:rsidRPr="004E7573" w:rsidRDefault="007A72F7" w:rsidP="007A72F7">
            <w:pPr>
              <w:jc w:val="center"/>
            </w:pPr>
            <w:proofErr w:type="spellStart"/>
            <w:r w:rsidRPr="004E7573">
              <w:t>Uj</w:t>
            </w:r>
            <w:proofErr w:type="spellEnd"/>
            <w:r w:rsidRPr="004E7573">
              <w:t xml:space="preserve"> (ON)</w:t>
            </w:r>
          </w:p>
        </w:tc>
        <w:tc>
          <w:tcPr>
            <w:tcW w:w="1260" w:type="dxa"/>
          </w:tcPr>
          <w:p w14:paraId="776D8D9F" w14:textId="2519B89A" w:rsidR="007A72F7" w:rsidRPr="004E7573" w:rsidRDefault="00A95DDF" w:rsidP="007A72F7">
            <w:pPr>
              <w:jc w:val="center"/>
            </w:pPr>
            <w:r w:rsidRPr="004E7573">
              <w:t>818</w:t>
            </w:r>
          </w:p>
        </w:tc>
        <w:tc>
          <w:tcPr>
            <w:tcW w:w="1258" w:type="dxa"/>
          </w:tcPr>
          <w:p w14:paraId="40DEFBE1" w14:textId="4C14F4E0" w:rsidR="007A72F7" w:rsidRPr="004E7573" w:rsidRDefault="00274E6A" w:rsidP="007A72F7">
            <w:pPr>
              <w:jc w:val="center"/>
            </w:pPr>
            <w:r w:rsidRPr="004E7573">
              <w:t>839</w:t>
            </w:r>
          </w:p>
        </w:tc>
        <w:tc>
          <w:tcPr>
            <w:tcW w:w="1258" w:type="dxa"/>
          </w:tcPr>
          <w:p w14:paraId="4571CEF7" w14:textId="37021597" w:rsidR="007A72F7" w:rsidRPr="004E7573" w:rsidRDefault="00555F6A" w:rsidP="007A72F7">
            <w:pPr>
              <w:jc w:val="center"/>
            </w:pPr>
            <w:r w:rsidRPr="004E7573">
              <w:t>421</w:t>
            </w:r>
          </w:p>
        </w:tc>
        <w:tc>
          <w:tcPr>
            <w:tcW w:w="1135" w:type="dxa"/>
          </w:tcPr>
          <w:p w14:paraId="3A1DA69C" w14:textId="7DA221E6" w:rsidR="007A72F7" w:rsidRPr="004E7573" w:rsidRDefault="000259B8" w:rsidP="007A72F7">
            <w:pPr>
              <w:jc w:val="center"/>
            </w:pPr>
            <w:r w:rsidRPr="004E7573">
              <w:t>820</w:t>
            </w:r>
          </w:p>
        </w:tc>
        <w:tc>
          <w:tcPr>
            <w:tcW w:w="1135" w:type="dxa"/>
          </w:tcPr>
          <w:p w14:paraId="5F17F408" w14:textId="1114B19F" w:rsidR="007A72F7" w:rsidRPr="004E7573" w:rsidRDefault="00FA108F" w:rsidP="007A72F7">
            <w:pPr>
              <w:jc w:val="center"/>
            </w:pPr>
            <w:r w:rsidRPr="004E7573">
              <w:t>839</w:t>
            </w:r>
          </w:p>
        </w:tc>
        <w:tc>
          <w:tcPr>
            <w:tcW w:w="1135" w:type="dxa"/>
          </w:tcPr>
          <w:p w14:paraId="44618B57" w14:textId="2D59271A" w:rsidR="007A72F7" w:rsidRPr="004E7573" w:rsidRDefault="001F5258" w:rsidP="007A72F7">
            <w:pPr>
              <w:jc w:val="center"/>
            </w:pPr>
            <w:r w:rsidRPr="004E7573">
              <w:t>421</w:t>
            </w:r>
          </w:p>
        </w:tc>
        <w:tc>
          <w:tcPr>
            <w:tcW w:w="840" w:type="dxa"/>
          </w:tcPr>
          <w:p w14:paraId="2193C3B6" w14:textId="154D6195" w:rsidR="007A72F7" w:rsidRPr="004E7573" w:rsidRDefault="007A72F7" w:rsidP="007A72F7">
            <w:pPr>
              <w:jc w:val="center"/>
            </w:pPr>
            <w:r w:rsidRPr="004E7573">
              <w:t>[</w:t>
            </w:r>
            <w:r w:rsidR="000235B8" w:rsidRPr="004E7573">
              <w:t>m</w:t>
            </w:r>
            <w:r w:rsidRPr="004E7573">
              <w:t>V]</w:t>
            </w:r>
          </w:p>
        </w:tc>
      </w:tr>
      <w:tr w:rsidR="007A72F7" w:rsidRPr="004E7573" w14:paraId="3A34FA8F" w14:textId="5D859D90" w:rsidTr="007A72F7">
        <w:tc>
          <w:tcPr>
            <w:tcW w:w="1772" w:type="dxa"/>
          </w:tcPr>
          <w:p w14:paraId="3311C56C" w14:textId="084853A6" w:rsidR="007A72F7" w:rsidRPr="004E7573" w:rsidRDefault="007A72F7" w:rsidP="007A72F7">
            <w:pPr>
              <w:jc w:val="center"/>
            </w:pPr>
            <w:proofErr w:type="spellStart"/>
            <w:r w:rsidRPr="004E7573">
              <w:t>Uj</w:t>
            </w:r>
            <w:proofErr w:type="spellEnd"/>
            <w:r w:rsidRPr="004E7573">
              <w:t xml:space="preserve"> (OFF)</w:t>
            </w:r>
          </w:p>
        </w:tc>
        <w:tc>
          <w:tcPr>
            <w:tcW w:w="1260" w:type="dxa"/>
          </w:tcPr>
          <w:p w14:paraId="4BCF9A5F" w14:textId="167E4F2B" w:rsidR="007A72F7" w:rsidRPr="004E7573" w:rsidRDefault="00977452" w:rsidP="007A72F7">
            <w:pPr>
              <w:jc w:val="center"/>
            </w:pPr>
            <w:r w:rsidRPr="004E7573">
              <w:t>-10</w:t>
            </w:r>
          </w:p>
        </w:tc>
        <w:tc>
          <w:tcPr>
            <w:tcW w:w="1258" w:type="dxa"/>
          </w:tcPr>
          <w:p w14:paraId="76621C0E" w14:textId="5D6BC6A7" w:rsidR="007A72F7" w:rsidRPr="004E7573" w:rsidRDefault="004B2454" w:rsidP="007A72F7">
            <w:pPr>
              <w:jc w:val="center"/>
            </w:pPr>
            <w:r w:rsidRPr="004E7573">
              <w:t>-10</w:t>
            </w:r>
          </w:p>
        </w:tc>
        <w:tc>
          <w:tcPr>
            <w:tcW w:w="1258" w:type="dxa"/>
          </w:tcPr>
          <w:p w14:paraId="2CDB345B" w14:textId="7A9A4737" w:rsidR="007A72F7" w:rsidRPr="004E7573" w:rsidRDefault="00555F6A" w:rsidP="007A72F7">
            <w:pPr>
              <w:jc w:val="center"/>
            </w:pPr>
            <w:r w:rsidRPr="004E7573">
              <w:t>-9.96</w:t>
            </w:r>
          </w:p>
        </w:tc>
        <w:tc>
          <w:tcPr>
            <w:tcW w:w="1135" w:type="dxa"/>
          </w:tcPr>
          <w:p w14:paraId="707456DB" w14:textId="4578D473" w:rsidR="007A72F7" w:rsidRPr="004E7573" w:rsidRDefault="002848F5" w:rsidP="007A72F7">
            <w:pPr>
              <w:jc w:val="center"/>
            </w:pPr>
            <w:r w:rsidRPr="004E7573">
              <w:t>-10</w:t>
            </w:r>
          </w:p>
        </w:tc>
        <w:tc>
          <w:tcPr>
            <w:tcW w:w="1135" w:type="dxa"/>
          </w:tcPr>
          <w:p w14:paraId="6AD0EC4F" w14:textId="79AD4120" w:rsidR="007A72F7" w:rsidRPr="004E7573" w:rsidRDefault="004C0E20" w:rsidP="007A72F7">
            <w:pPr>
              <w:jc w:val="center"/>
            </w:pPr>
            <w:r w:rsidRPr="004E7573">
              <w:t>-10</w:t>
            </w:r>
          </w:p>
        </w:tc>
        <w:tc>
          <w:tcPr>
            <w:tcW w:w="1135" w:type="dxa"/>
          </w:tcPr>
          <w:p w14:paraId="47CD2EA5" w14:textId="692F9711" w:rsidR="007A72F7" w:rsidRPr="004E7573" w:rsidRDefault="00DD0662" w:rsidP="007A72F7">
            <w:pPr>
              <w:jc w:val="center"/>
            </w:pPr>
            <w:r w:rsidRPr="004E7573">
              <w:t>-9.96</w:t>
            </w:r>
          </w:p>
        </w:tc>
        <w:tc>
          <w:tcPr>
            <w:tcW w:w="840" w:type="dxa"/>
          </w:tcPr>
          <w:p w14:paraId="69FA78CC" w14:textId="06AFEC55" w:rsidR="007A72F7" w:rsidRPr="004E7573" w:rsidRDefault="007A72F7" w:rsidP="007A72F7">
            <w:pPr>
              <w:jc w:val="center"/>
            </w:pPr>
            <w:r w:rsidRPr="004E7573">
              <w:t>[V]</w:t>
            </w:r>
          </w:p>
        </w:tc>
      </w:tr>
      <w:tr w:rsidR="007A72F7" w:rsidRPr="004E7573" w14:paraId="7C2E9693" w14:textId="66DBEBD2" w:rsidTr="007A72F7">
        <w:tc>
          <w:tcPr>
            <w:tcW w:w="1772" w:type="dxa"/>
          </w:tcPr>
          <w:p w14:paraId="1D7D021D" w14:textId="19FCFBBB" w:rsidR="007A72F7" w:rsidRPr="004E7573" w:rsidRDefault="007A72F7" w:rsidP="007A72F7">
            <w:pPr>
              <w:jc w:val="center"/>
            </w:pPr>
            <w:r w:rsidRPr="004E7573">
              <w:t>U</w:t>
            </w:r>
            <w:r w:rsidR="00476BF9" w:rsidRPr="004E7573">
              <w:t>R1</w:t>
            </w:r>
            <w:r w:rsidRPr="004E7573">
              <w:t xml:space="preserve"> (ON)</w:t>
            </w:r>
          </w:p>
        </w:tc>
        <w:tc>
          <w:tcPr>
            <w:tcW w:w="1260" w:type="dxa"/>
          </w:tcPr>
          <w:p w14:paraId="5FC6D4EC" w14:textId="0D0E9307" w:rsidR="007A72F7" w:rsidRPr="004E7573" w:rsidRDefault="005663D6" w:rsidP="007A72F7">
            <w:pPr>
              <w:jc w:val="center"/>
            </w:pPr>
            <w:r w:rsidRPr="004E7573">
              <w:t>9.18</w:t>
            </w:r>
          </w:p>
        </w:tc>
        <w:tc>
          <w:tcPr>
            <w:tcW w:w="1258" w:type="dxa"/>
          </w:tcPr>
          <w:p w14:paraId="69E33906" w14:textId="291DDB62" w:rsidR="007A72F7" w:rsidRPr="004E7573" w:rsidRDefault="00447998" w:rsidP="007A72F7">
            <w:pPr>
              <w:jc w:val="center"/>
            </w:pPr>
            <w:r w:rsidRPr="004E7573">
              <w:t>9.16</w:t>
            </w:r>
          </w:p>
        </w:tc>
        <w:tc>
          <w:tcPr>
            <w:tcW w:w="1258" w:type="dxa"/>
          </w:tcPr>
          <w:p w14:paraId="4D0F8C79" w14:textId="0FD05FEA" w:rsidR="007A72F7" w:rsidRPr="004E7573" w:rsidRDefault="00847157" w:rsidP="007A72F7">
            <w:pPr>
              <w:jc w:val="center"/>
            </w:pPr>
            <w:r w:rsidRPr="004E7573">
              <w:t>9.58</w:t>
            </w:r>
          </w:p>
        </w:tc>
        <w:tc>
          <w:tcPr>
            <w:tcW w:w="1135" w:type="dxa"/>
          </w:tcPr>
          <w:p w14:paraId="688CCA02" w14:textId="6A814634" w:rsidR="007A72F7" w:rsidRPr="004E7573" w:rsidRDefault="009024E0" w:rsidP="007A72F7">
            <w:pPr>
              <w:jc w:val="center"/>
            </w:pPr>
            <w:r w:rsidRPr="004E7573">
              <w:t>9.19</w:t>
            </w:r>
          </w:p>
        </w:tc>
        <w:tc>
          <w:tcPr>
            <w:tcW w:w="1135" w:type="dxa"/>
          </w:tcPr>
          <w:p w14:paraId="76CC1919" w14:textId="4D4A1A7B" w:rsidR="007A72F7" w:rsidRPr="004E7573" w:rsidRDefault="004C0E20" w:rsidP="007A72F7">
            <w:pPr>
              <w:jc w:val="center"/>
            </w:pPr>
            <w:r w:rsidRPr="004E7573">
              <w:t>9.16</w:t>
            </w:r>
          </w:p>
        </w:tc>
        <w:tc>
          <w:tcPr>
            <w:tcW w:w="1135" w:type="dxa"/>
          </w:tcPr>
          <w:p w14:paraId="56FB3BF4" w14:textId="6366E87B" w:rsidR="007A72F7" w:rsidRPr="004E7573" w:rsidRDefault="0022333F" w:rsidP="007A72F7">
            <w:pPr>
              <w:jc w:val="center"/>
            </w:pPr>
            <w:r w:rsidRPr="004E7573">
              <w:t>9.58</w:t>
            </w:r>
          </w:p>
        </w:tc>
        <w:tc>
          <w:tcPr>
            <w:tcW w:w="840" w:type="dxa"/>
          </w:tcPr>
          <w:p w14:paraId="1DF2C8A8" w14:textId="02331807" w:rsidR="007A72F7" w:rsidRPr="004E7573" w:rsidRDefault="007A72F7" w:rsidP="007A72F7">
            <w:pPr>
              <w:jc w:val="center"/>
            </w:pPr>
            <w:r w:rsidRPr="004E7573">
              <w:t>[V]</w:t>
            </w:r>
          </w:p>
        </w:tc>
      </w:tr>
      <w:tr w:rsidR="007A72F7" w:rsidRPr="004E7573" w14:paraId="097262D0" w14:textId="1C19D8EA" w:rsidTr="007A72F7">
        <w:tc>
          <w:tcPr>
            <w:tcW w:w="1772" w:type="dxa"/>
          </w:tcPr>
          <w:p w14:paraId="22537C2A" w14:textId="4504EF32" w:rsidR="007A72F7" w:rsidRPr="004E7573" w:rsidRDefault="007A72F7" w:rsidP="007A72F7">
            <w:pPr>
              <w:jc w:val="center"/>
            </w:pPr>
            <w:r w:rsidRPr="004E7573">
              <w:t>U</w:t>
            </w:r>
            <w:r w:rsidR="00476BF9" w:rsidRPr="004E7573">
              <w:t>R1</w:t>
            </w:r>
            <w:r w:rsidRPr="004E7573">
              <w:t xml:space="preserve"> (OFF) max</w:t>
            </w:r>
          </w:p>
        </w:tc>
        <w:tc>
          <w:tcPr>
            <w:tcW w:w="1260" w:type="dxa"/>
          </w:tcPr>
          <w:p w14:paraId="77CF2D59" w14:textId="06FAA4D2" w:rsidR="007A72F7" w:rsidRPr="004E7573" w:rsidRDefault="00F27D04" w:rsidP="007A72F7">
            <w:pPr>
              <w:jc w:val="center"/>
            </w:pPr>
            <w:r w:rsidRPr="004E7573">
              <w:t>-10.</w:t>
            </w:r>
            <w:r w:rsidR="00A83A37" w:rsidRPr="004E7573">
              <w:t>8</w:t>
            </w:r>
          </w:p>
        </w:tc>
        <w:tc>
          <w:tcPr>
            <w:tcW w:w="1258" w:type="dxa"/>
          </w:tcPr>
          <w:p w14:paraId="620BA438" w14:textId="4B2FB99E" w:rsidR="007A72F7" w:rsidRPr="004E7573" w:rsidRDefault="00646572" w:rsidP="007A72F7">
            <w:pPr>
              <w:jc w:val="center"/>
            </w:pPr>
            <w:r w:rsidRPr="004E7573">
              <w:t>-10.7</w:t>
            </w:r>
          </w:p>
        </w:tc>
        <w:tc>
          <w:tcPr>
            <w:tcW w:w="1258" w:type="dxa"/>
          </w:tcPr>
          <w:p w14:paraId="73A7DFF7" w14:textId="5269367F" w:rsidR="007A72F7" w:rsidRPr="004E7573" w:rsidRDefault="001B3B99" w:rsidP="007A72F7">
            <w:pPr>
              <w:jc w:val="center"/>
            </w:pPr>
            <w:r w:rsidRPr="004E7573">
              <w:t>-10.37</w:t>
            </w:r>
          </w:p>
        </w:tc>
        <w:tc>
          <w:tcPr>
            <w:tcW w:w="1135" w:type="dxa"/>
          </w:tcPr>
          <w:p w14:paraId="0A480EF4" w14:textId="1FE78F1D" w:rsidR="007A72F7" w:rsidRPr="004E7573" w:rsidRDefault="00437688" w:rsidP="007A72F7">
            <w:pPr>
              <w:jc w:val="center"/>
            </w:pPr>
            <w:r w:rsidRPr="004E7573">
              <w:t>-10.8</w:t>
            </w:r>
          </w:p>
        </w:tc>
        <w:tc>
          <w:tcPr>
            <w:tcW w:w="1135" w:type="dxa"/>
          </w:tcPr>
          <w:p w14:paraId="5E29FE9A" w14:textId="2F3F127A" w:rsidR="007A72F7" w:rsidRPr="004E7573" w:rsidRDefault="009F1215" w:rsidP="007A72F7">
            <w:pPr>
              <w:jc w:val="center"/>
            </w:pPr>
            <w:r w:rsidRPr="004E7573">
              <w:t>-10.7</w:t>
            </w:r>
          </w:p>
        </w:tc>
        <w:tc>
          <w:tcPr>
            <w:tcW w:w="1135" w:type="dxa"/>
          </w:tcPr>
          <w:p w14:paraId="006C62F8" w14:textId="14DE86B6" w:rsidR="007A72F7" w:rsidRPr="004E7573" w:rsidRDefault="00C062CA" w:rsidP="007A72F7">
            <w:pPr>
              <w:jc w:val="center"/>
            </w:pPr>
            <w:r w:rsidRPr="004E7573">
              <w:t>-10.36</w:t>
            </w:r>
          </w:p>
        </w:tc>
        <w:tc>
          <w:tcPr>
            <w:tcW w:w="840" w:type="dxa"/>
          </w:tcPr>
          <w:p w14:paraId="26A35B81" w14:textId="5891D39F" w:rsidR="007A72F7" w:rsidRPr="004E7573" w:rsidRDefault="007A72F7" w:rsidP="007A72F7">
            <w:pPr>
              <w:jc w:val="center"/>
            </w:pPr>
            <w:r w:rsidRPr="004E7573">
              <w:t>[V]</w:t>
            </w:r>
          </w:p>
        </w:tc>
      </w:tr>
      <w:tr w:rsidR="007A72F7" w:rsidRPr="004E7573" w14:paraId="292872E3" w14:textId="1E3BFDF8" w:rsidTr="007A72F7">
        <w:tc>
          <w:tcPr>
            <w:tcW w:w="1772" w:type="dxa"/>
          </w:tcPr>
          <w:p w14:paraId="74AE8972" w14:textId="2E4E0ADE" w:rsidR="007A72F7" w:rsidRPr="004E7573" w:rsidRDefault="007A72F7" w:rsidP="007A72F7">
            <w:pPr>
              <w:jc w:val="center"/>
            </w:pPr>
            <w:r w:rsidRPr="004E7573">
              <w:t>Id</w:t>
            </w:r>
          </w:p>
        </w:tc>
        <w:tc>
          <w:tcPr>
            <w:tcW w:w="1260" w:type="dxa"/>
          </w:tcPr>
          <w:p w14:paraId="66DBC3E9" w14:textId="7BC3A490" w:rsidR="007A72F7" w:rsidRPr="004E7573" w:rsidRDefault="00D51453" w:rsidP="007A72F7">
            <w:pPr>
              <w:jc w:val="center"/>
            </w:pPr>
            <w:r w:rsidRPr="004E7573">
              <w:t>195</w:t>
            </w:r>
          </w:p>
        </w:tc>
        <w:tc>
          <w:tcPr>
            <w:tcW w:w="1258" w:type="dxa"/>
          </w:tcPr>
          <w:p w14:paraId="17F7B842" w14:textId="4BFF8FCB" w:rsidR="007A72F7" w:rsidRPr="004E7573" w:rsidRDefault="009920B0" w:rsidP="007A72F7">
            <w:pPr>
              <w:jc w:val="center"/>
            </w:pPr>
            <w:r w:rsidRPr="004E7573">
              <w:t>194</w:t>
            </w:r>
            <w:r w:rsidR="007F27A5" w:rsidRPr="004E7573">
              <w:t>.9</w:t>
            </w:r>
          </w:p>
        </w:tc>
        <w:tc>
          <w:tcPr>
            <w:tcW w:w="1258" w:type="dxa"/>
          </w:tcPr>
          <w:p w14:paraId="1564840F" w14:textId="5B8992CD" w:rsidR="007A72F7" w:rsidRPr="004E7573" w:rsidRDefault="00847157" w:rsidP="007A72F7">
            <w:pPr>
              <w:jc w:val="center"/>
            </w:pPr>
            <w:r w:rsidRPr="004E7573">
              <w:t>203</w:t>
            </w:r>
          </w:p>
        </w:tc>
        <w:tc>
          <w:tcPr>
            <w:tcW w:w="1135" w:type="dxa"/>
          </w:tcPr>
          <w:p w14:paraId="4C2B033F" w14:textId="35ED1DBC" w:rsidR="007A72F7" w:rsidRPr="004E7573" w:rsidRDefault="0035120B" w:rsidP="007A72F7">
            <w:pPr>
              <w:jc w:val="center"/>
            </w:pPr>
            <w:r w:rsidRPr="004E7573">
              <w:t>195</w:t>
            </w:r>
          </w:p>
        </w:tc>
        <w:tc>
          <w:tcPr>
            <w:tcW w:w="1135" w:type="dxa"/>
          </w:tcPr>
          <w:p w14:paraId="04939864" w14:textId="7AE2A544" w:rsidR="007A72F7" w:rsidRPr="004E7573" w:rsidRDefault="007F27A5" w:rsidP="007A72F7">
            <w:pPr>
              <w:jc w:val="center"/>
            </w:pPr>
            <w:r w:rsidRPr="004E7573">
              <w:t>194.9</w:t>
            </w:r>
          </w:p>
        </w:tc>
        <w:tc>
          <w:tcPr>
            <w:tcW w:w="1135" w:type="dxa"/>
          </w:tcPr>
          <w:p w14:paraId="7D8C555E" w14:textId="7785127E" w:rsidR="007A72F7" w:rsidRPr="004E7573" w:rsidRDefault="00AB0B63" w:rsidP="007A72F7">
            <w:pPr>
              <w:jc w:val="center"/>
            </w:pPr>
            <w:r w:rsidRPr="004E7573">
              <w:t>203</w:t>
            </w:r>
          </w:p>
        </w:tc>
        <w:tc>
          <w:tcPr>
            <w:tcW w:w="840" w:type="dxa"/>
          </w:tcPr>
          <w:p w14:paraId="7E8ADEB1" w14:textId="2BC84677" w:rsidR="007A72F7" w:rsidRPr="004E7573" w:rsidRDefault="00567289" w:rsidP="007A72F7">
            <w:pPr>
              <w:jc w:val="center"/>
            </w:pPr>
            <w:r w:rsidRPr="004E7573">
              <w:t>[</w:t>
            </w:r>
            <w:r w:rsidR="00284361" w:rsidRPr="004E7573">
              <w:t>m</w:t>
            </w:r>
            <w:r w:rsidRPr="004E7573">
              <w:t>A]</w:t>
            </w:r>
          </w:p>
        </w:tc>
      </w:tr>
      <w:tr w:rsidR="007A72F7" w:rsidRPr="004E7573" w14:paraId="3775057B" w14:textId="62580DBE" w:rsidTr="007A72F7">
        <w:tc>
          <w:tcPr>
            <w:tcW w:w="1772" w:type="dxa"/>
          </w:tcPr>
          <w:p w14:paraId="1BEF23FF" w14:textId="40F4E884" w:rsidR="007A72F7" w:rsidRPr="004E7573" w:rsidRDefault="007A72F7" w:rsidP="007A72F7">
            <w:pPr>
              <w:jc w:val="center"/>
            </w:pPr>
            <w:proofErr w:type="spellStart"/>
            <w:r w:rsidRPr="004E7573">
              <w:t>Ireverse</w:t>
            </w:r>
            <w:proofErr w:type="spellEnd"/>
            <w:r w:rsidRPr="004E7573">
              <w:t xml:space="preserve"> max</w:t>
            </w:r>
          </w:p>
        </w:tc>
        <w:tc>
          <w:tcPr>
            <w:tcW w:w="1260" w:type="dxa"/>
          </w:tcPr>
          <w:p w14:paraId="4044B5A5" w14:textId="527CFAEC" w:rsidR="007A72F7" w:rsidRPr="004E7573" w:rsidRDefault="00914508" w:rsidP="007A72F7">
            <w:pPr>
              <w:jc w:val="center"/>
            </w:pPr>
            <w:r w:rsidRPr="004E7573">
              <w:t>-229</w:t>
            </w:r>
          </w:p>
        </w:tc>
        <w:tc>
          <w:tcPr>
            <w:tcW w:w="1258" w:type="dxa"/>
          </w:tcPr>
          <w:p w14:paraId="26F943C6" w14:textId="45AAA7B3" w:rsidR="007A72F7" w:rsidRPr="004E7573" w:rsidRDefault="000812DB" w:rsidP="007A72F7">
            <w:pPr>
              <w:jc w:val="center"/>
            </w:pPr>
            <w:r w:rsidRPr="004E7573">
              <w:t>-230</w:t>
            </w:r>
          </w:p>
        </w:tc>
        <w:tc>
          <w:tcPr>
            <w:tcW w:w="1258" w:type="dxa"/>
          </w:tcPr>
          <w:p w14:paraId="43A9CBAF" w14:textId="59218F66" w:rsidR="007A72F7" w:rsidRPr="004E7573" w:rsidRDefault="001151D1" w:rsidP="007A72F7">
            <w:pPr>
              <w:jc w:val="center"/>
            </w:pPr>
            <w:r w:rsidRPr="004E7573">
              <w:t>-220</w:t>
            </w:r>
          </w:p>
        </w:tc>
        <w:tc>
          <w:tcPr>
            <w:tcW w:w="1135" w:type="dxa"/>
          </w:tcPr>
          <w:p w14:paraId="63F7E0B9" w14:textId="281EA98D" w:rsidR="007A72F7" w:rsidRPr="004E7573" w:rsidRDefault="006D6B95" w:rsidP="007A72F7">
            <w:pPr>
              <w:jc w:val="center"/>
            </w:pPr>
            <w:r w:rsidRPr="004E7573">
              <w:t>-229</w:t>
            </w:r>
          </w:p>
        </w:tc>
        <w:tc>
          <w:tcPr>
            <w:tcW w:w="1135" w:type="dxa"/>
          </w:tcPr>
          <w:p w14:paraId="2F029242" w14:textId="6DCD9F54" w:rsidR="007A72F7" w:rsidRPr="004E7573" w:rsidRDefault="00F7147B" w:rsidP="007A72F7">
            <w:pPr>
              <w:jc w:val="center"/>
            </w:pPr>
            <w:r w:rsidRPr="004E7573">
              <w:t>-230</w:t>
            </w:r>
          </w:p>
        </w:tc>
        <w:tc>
          <w:tcPr>
            <w:tcW w:w="1135" w:type="dxa"/>
          </w:tcPr>
          <w:p w14:paraId="47456C3D" w14:textId="5D375371" w:rsidR="007A72F7" w:rsidRPr="004E7573" w:rsidRDefault="00FD6220" w:rsidP="007A72F7">
            <w:pPr>
              <w:jc w:val="center"/>
            </w:pPr>
            <w:r w:rsidRPr="004E7573">
              <w:t>-</w:t>
            </w:r>
            <w:r w:rsidR="00C062CA" w:rsidRPr="004E7573">
              <w:t>220</w:t>
            </w:r>
          </w:p>
        </w:tc>
        <w:tc>
          <w:tcPr>
            <w:tcW w:w="840" w:type="dxa"/>
          </w:tcPr>
          <w:p w14:paraId="67140EB5" w14:textId="1F6D0326" w:rsidR="007A72F7" w:rsidRPr="004E7573" w:rsidRDefault="00567289" w:rsidP="007A72F7">
            <w:pPr>
              <w:jc w:val="center"/>
            </w:pPr>
            <w:r w:rsidRPr="004E7573">
              <w:t>[</w:t>
            </w:r>
            <w:r w:rsidR="00E458FF" w:rsidRPr="004E7573">
              <w:t>m</w:t>
            </w:r>
            <w:r w:rsidRPr="004E7573">
              <w:t>A]</w:t>
            </w:r>
          </w:p>
        </w:tc>
      </w:tr>
      <w:tr w:rsidR="007A72F7" w:rsidRPr="004E7573" w14:paraId="7D4A40BC" w14:textId="235106A0" w:rsidTr="007A72F7">
        <w:tc>
          <w:tcPr>
            <w:tcW w:w="1772" w:type="dxa"/>
          </w:tcPr>
          <w:p w14:paraId="1098FC7A" w14:textId="3499CCB8" w:rsidR="007A72F7" w:rsidRPr="004E7573" w:rsidRDefault="00122454" w:rsidP="007A72F7">
            <w:pPr>
              <w:jc w:val="center"/>
            </w:pPr>
            <w:proofErr w:type="spellStart"/>
            <w:r w:rsidRPr="004E7573">
              <w:t>Trr</w:t>
            </w:r>
            <w:proofErr w:type="spellEnd"/>
          </w:p>
        </w:tc>
        <w:tc>
          <w:tcPr>
            <w:tcW w:w="1260" w:type="dxa"/>
          </w:tcPr>
          <w:p w14:paraId="581A913C" w14:textId="6F040B9F" w:rsidR="007A72F7" w:rsidRPr="004E7573" w:rsidRDefault="00BF78FB" w:rsidP="007A72F7">
            <w:pPr>
              <w:jc w:val="center"/>
            </w:pPr>
            <w:r w:rsidRPr="004E7573">
              <w:t>3 µ</w:t>
            </w:r>
          </w:p>
        </w:tc>
        <w:tc>
          <w:tcPr>
            <w:tcW w:w="1258" w:type="dxa"/>
          </w:tcPr>
          <w:p w14:paraId="0E429E7D" w14:textId="3A368648" w:rsidR="007A72F7" w:rsidRPr="004E7573" w:rsidRDefault="00E7133D" w:rsidP="007A72F7">
            <w:pPr>
              <w:jc w:val="center"/>
            </w:pPr>
            <w:r w:rsidRPr="004E7573">
              <w:t>1</w:t>
            </w:r>
            <w:r w:rsidR="00CB03BB" w:rsidRPr="004E7573">
              <w:t>4</w:t>
            </w:r>
            <w:r w:rsidR="0099586E" w:rsidRPr="004E7573">
              <w:t xml:space="preserve"> n</w:t>
            </w:r>
          </w:p>
        </w:tc>
        <w:tc>
          <w:tcPr>
            <w:tcW w:w="1258" w:type="dxa"/>
          </w:tcPr>
          <w:p w14:paraId="2CC6E645" w14:textId="635CA4F5" w:rsidR="007A72F7" w:rsidRPr="004E7573" w:rsidRDefault="00BC7619" w:rsidP="007A72F7">
            <w:pPr>
              <w:jc w:val="center"/>
            </w:pPr>
            <w:r w:rsidRPr="004E7573">
              <w:t>9</w:t>
            </w:r>
            <w:r w:rsidR="0099586E" w:rsidRPr="004E7573">
              <w:t xml:space="preserve"> n</w:t>
            </w:r>
          </w:p>
        </w:tc>
        <w:tc>
          <w:tcPr>
            <w:tcW w:w="1135" w:type="dxa"/>
          </w:tcPr>
          <w:p w14:paraId="657CBC22" w14:textId="259911A2" w:rsidR="007A72F7" w:rsidRPr="004E7573" w:rsidRDefault="00C47FB0" w:rsidP="007A72F7">
            <w:pPr>
              <w:jc w:val="center"/>
            </w:pPr>
            <w:r w:rsidRPr="004E7573">
              <w:t>3.12</w:t>
            </w:r>
            <w:r w:rsidR="0099586E" w:rsidRPr="004E7573">
              <w:t xml:space="preserve"> u</w:t>
            </w:r>
          </w:p>
        </w:tc>
        <w:tc>
          <w:tcPr>
            <w:tcW w:w="1135" w:type="dxa"/>
          </w:tcPr>
          <w:p w14:paraId="02162350" w14:textId="66E06245" w:rsidR="007A72F7" w:rsidRPr="004E7573" w:rsidRDefault="00C64BA1" w:rsidP="007A72F7">
            <w:pPr>
              <w:jc w:val="center"/>
            </w:pPr>
            <w:r w:rsidRPr="004E7573">
              <w:t>17</w:t>
            </w:r>
            <w:r w:rsidR="0099586E" w:rsidRPr="004E7573">
              <w:t xml:space="preserve"> n</w:t>
            </w:r>
          </w:p>
        </w:tc>
        <w:tc>
          <w:tcPr>
            <w:tcW w:w="1135" w:type="dxa"/>
          </w:tcPr>
          <w:p w14:paraId="09595588" w14:textId="713A2CD4" w:rsidR="007A72F7" w:rsidRPr="004E7573" w:rsidRDefault="00C73096" w:rsidP="007A72F7">
            <w:pPr>
              <w:jc w:val="center"/>
            </w:pPr>
            <w:r w:rsidRPr="004E7573">
              <w:t>25.</w:t>
            </w:r>
            <w:r w:rsidR="00467D4E" w:rsidRPr="004E7573">
              <w:t>64</w:t>
            </w:r>
            <w:r w:rsidR="0099586E" w:rsidRPr="004E7573">
              <w:t xml:space="preserve"> n</w:t>
            </w:r>
          </w:p>
        </w:tc>
        <w:tc>
          <w:tcPr>
            <w:tcW w:w="840" w:type="dxa"/>
          </w:tcPr>
          <w:p w14:paraId="7677E124" w14:textId="3C0D42A3" w:rsidR="007A72F7" w:rsidRPr="004E7573" w:rsidRDefault="00567289" w:rsidP="007A72F7">
            <w:pPr>
              <w:jc w:val="center"/>
            </w:pPr>
            <w:r w:rsidRPr="004E7573">
              <w:t>[s]</w:t>
            </w:r>
          </w:p>
        </w:tc>
      </w:tr>
    </w:tbl>
    <w:p w14:paraId="323A7DE7" w14:textId="77777777" w:rsidR="00FF39FF" w:rsidRPr="004E7573" w:rsidRDefault="00FF39FF" w:rsidP="00FF39FF">
      <w:pPr>
        <w:jc w:val="center"/>
      </w:pPr>
      <w:r w:rsidRPr="004E7573">
        <w:rPr>
          <w:noProof/>
        </w:rPr>
        <w:drawing>
          <wp:inline distT="0" distB="0" distL="0" distR="0" wp14:anchorId="68EB1CC6" wp14:editId="4E34F233">
            <wp:extent cx="5174432" cy="2491154"/>
            <wp:effectExtent l="0" t="0" r="0" b="0"/>
            <wp:docPr id="15873118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1810" name="Image 15873118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7463" cy="2511871"/>
                    </a:xfrm>
                    <a:prstGeom prst="rect">
                      <a:avLst/>
                    </a:prstGeom>
                  </pic:spPr>
                </pic:pic>
              </a:graphicData>
            </a:graphic>
          </wp:inline>
        </w:drawing>
      </w:r>
    </w:p>
    <w:p w14:paraId="08FCE508" w14:textId="6274B598" w:rsidR="00FF39FF" w:rsidRPr="004E7573" w:rsidRDefault="00FF39FF" w:rsidP="00FF39FF">
      <w:pPr>
        <w:jc w:val="center"/>
      </w:pPr>
      <w:r w:rsidRPr="004E7573">
        <w:lastRenderedPageBreak/>
        <w:t>Figure 3 : 1N4004 10% dc</w:t>
      </w:r>
    </w:p>
    <w:p w14:paraId="742B06EE" w14:textId="77777777" w:rsidR="00FF39FF" w:rsidRPr="004E7573" w:rsidRDefault="00000000" w:rsidP="00FF39FF">
      <w:pPr>
        <w:jc w:val="left"/>
      </w:pPr>
      <w:r w:rsidRPr="004E7573">
        <w:rPr>
          <w:noProof/>
        </w:rPr>
        <w:pict w14:anchorId="70242E9F">
          <v:shapetype id="_x0000_t32" coordsize="21600,21600" o:spt="32" o:oned="t" path="m,l21600,21600e" filled="f">
            <v:path arrowok="t" fillok="f" o:connecttype="none"/>
            <o:lock v:ext="edit" shapetype="t"/>
          </v:shapetype>
          <v:shape id="_x0000_s2159" type="#_x0000_t32" style="position:absolute;margin-left:170.15pt;margin-top:44.4pt;width:14.8pt;height:0;flip:x;z-index:251670567;mso-position-horizontal-relative:text;mso-position-vertical-relative:text" o:connectortype="straight"/>
        </w:pict>
      </w:r>
      <w:r w:rsidRPr="004E7573">
        <w:rPr>
          <w:noProof/>
        </w:rPr>
        <w:pict w14:anchorId="371D7C7B">
          <v:shapetype id="_x0000_t202" coordsize="21600,21600" o:spt="202" path="m,l,21600r21600,l21600,xe">
            <v:stroke joinstyle="miter"/>
            <v:path gradientshapeok="t" o:connecttype="rect"/>
          </v:shapetype>
          <v:shape id="_x0000_s2154" type="#_x0000_t202" style="position:absolute;margin-left:245.4pt;margin-top:8.55pt;width:63.95pt;height:23.6pt;z-index:251665447;mso-position-horizontal-relative:text;mso-position-vertical-relative:text" filled="f" stroked="f">
            <v:textbox style="mso-next-textbox:#_x0000_s2154">
              <w:txbxContent>
                <w:p w14:paraId="64BDE0E7" w14:textId="77777777" w:rsidR="00FF39FF" w:rsidRPr="005D08BD" w:rsidRDefault="00FF39FF" w:rsidP="00FF39FF">
                  <w:pPr>
                    <w:rPr>
                      <w:lang w:val="fr-CH"/>
                    </w:rPr>
                  </w:pPr>
                  <w:r>
                    <w:rPr>
                      <w:lang w:val="fr-CH"/>
                    </w:rPr>
                    <w:t>Ir</w:t>
                  </w:r>
                </w:p>
              </w:txbxContent>
            </v:textbox>
          </v:shape>
        </w:pict>
      </w:r>
      <w:r w:rsidRPr="004E7573">
        <w:rPr>
          <w:noProof/>
        </w:rPr>
        <w:pict w14:anchorId="013D48B0">
          <v:shape id="_x0000_s2153" type="#_x0000_t202" style="position:absolute;margin-left:90.9pt;margin-top:11.25pt;width:62.75pt;height:25.35pt;z-index:251664423;mso-position-horizontal-relative:text;mso-position-vertical-relative:text" filled="f" stroked="f">
            <v:textbox style="mso-next-textbox:#_x0000_s2153">
              <w:txbxContent>
                <w:p w14:paraId="6369D97A" w14:textId="77777777" w:rsidR="00FF39FF" w:rsidRPr="005D08BD" w:rsidRDefault="00FF39FF" w:rsidP="00FF39FF">
                  <w:pPr>
                    <w:rPr>
                      <w:lang w:val="fr-CH"/>
                    </w:rPr>
                  </w:pPr>
                  <w:r>
                    <w:rPr>
                      <w:lang w:val="fr-CH"/>
                    </w:rPr>
                    <w:t>Id</w:t>
                  </w:r>
                </w:p>
              </w:txbxContent>
            </v:textbox>
          </v:shape>
        </w:pict>
      </w:r>
      <w:r w:rsidRPr="004E7573">
        <w:rPr>
          <w:noProof/>
        </w:rPr>
        <w:pict w14:anchorId="271A3EC9">
          <v:shape id="_x0000_s2155" type="#_x0000_t202" style="position:absolute;margin-left:206.85pt;margin-top:42.5pt;width:58.45pt;height:25.4pt;z-index:251666471;mso-position-horizontal-relative:text;mso-position-vertical-relative:text" filled="f" stroked="f">
            <v:textbox style="mso-next-textbox:#_x0000_s2155">
              <w:txbxContent>
                <w:p w14:paraId="6EC91C2C" w14:textId="77777777" w:rsidR="00FF39FF" w:rsidRPr="006F51BC" w:rsidRDefault="00FF39FF" w:rsidP="00FF39FF">
                  <w:pPr>
                    <w:rPr>
                      <w:lang w:val="fr-CH"/>
                    </w:rPr>
                  </w:pPr>
                  <w:r>
                    <w:rPr>
                      <w:lang w:val="fr-CH"/>
                    </w:rPr>
                    <w:t>Ir max</w:t>
                  </w:r>
                </w:p>
              </w:txbxContent>
            </v:textbox>
          </v:shape>
        </w:pict>
      </w:r>
      <w:r w:rsidRPr="004E7573">
        <w:rPr>
          <w:noProof/>
        </w:rPr>
        <w:pict w14:anchorId="34E77D5D">
          <v:shape id="_x0000_s2149" type="#_x0000_t202" style="position:absolute;margin-left:71.35pt;margin-top:107.5pt;width:74.8pt;height:25.4pt;z-index:251660327;mso-position-horizontal-relative:text;mso-position-vertical-relative:text" filled="f" stroked="f">
            <v:textbox style="mso-next-textbox:#_x0000_s2149">
              <w:txbxContent>
                <w:p w14:paraId="344AB1AE" w14:textId="77777777" w:rsidR="00FF39FF" w:rsidRPr="006F51BC" w:rsidRDefault="00FF39FF" w:rsidP="00FF39FF">
                  <w:pPr>
                    <w:rPr>
                      <w:lang w:val="fr-CH"/>
                    </w:rPr>
                  </w:pPr>
                  <w:r>
                    <w:rPr>
                      <w:lang w:val="fr-CH"/>
                    </w:rPr>
                    <w:t>Uj (ON)</w:t>
                  </w:r>
                </w:p>
              </w:txbxContent>
            </v:textbox>
          </v:shape>
        </w:pict>
      </w:r>
      <w:r w:rsidRPr="004E7573">
        <w:rPr>
          <w:noProof/>
        </w:rPr>
        <w:pict w14:anchorId="2FC11DAF">
          <v:shape id="_x0000_s2152" type="#_x0000_t202" style="position:absolute;margin-left:201.1pt;margin-top:168.7pt;width:77.15pt;height:28.2pt;z-index:251663399;mso-position-horizontal-relative:text;mso-position-vertical-relative:text" filled="f" stroked="f">
            <v:textbox style="mso-next-textbox:#_x0000_s2152">
              <w:txbxContent>
                <w:p w14:paraId="308F370E" w14:textId="77777777" w:rsidR="00FF39FF" w:rsidRPr="002D4222" w:rsidRDefault="00FF39FF" w:rsidP="00FF39FF">
                  <w:pPr>
                    <w:rPr>
                      <w:lang w:val="fr-CH"/>
                    </w:rPr>
                  </w:pPr>
                  <w:r>
                    <w:rPr>
                      <w:lang w:val="fr-CH"/>
                    </w:rPr>
                    <w:t>UR1 (OFF)</w:t>
                  </w:r>
                </w:p>
              </w:txbxContent>
            </v:textbox>
          </v:shape>
        </w:pict>
      </w:r>
      <w:r w:rsidRPr="004E7573">
        <w:rPr>
          <w:noProof/>
        </w:rPr>
        <w:pict w14:anchorId="1E9C89F2">
          <v:shape id="_x0000_s2150" type="#_x0000_t202" style="position:absolute;margin-left:244.15pt;margin-top:127.85pt;width:76.05pt;height:31.05pt;z-index:251661351;mso-position-horizontal-relative:text;mso-position-vertical-relative:text" filled="f" stroked="f">
            <v:textbox style="mso-next-textbox:#_x0000_s2150">
              <w:txbxContent>
                <w:p w14:paraId="013FDB92" w14:textId="77777777" w:rsidR="00FF39FF" w:rsidRPr="006F51BC" w:rsidRDefault="00FF39FF" w:rsidP="00FF39FF">
                  <w:pPr>
                    <w:rPr>
                      <w:lang w:val="fr-CH"/>
                    </w:rPr>
                  </w:pPr>
                  <w:r>
                    <w:rPr>
                      <w:lang w:val="fr-CH"/>
                    </w:rPr>
                    <w:t>Uj (OFF)</w:t>
                  </w:r>
                </w:p>
              </w:txbxContent>
            </v:textbox>
          </v:shape>
        </w:pict>
      </w:r>
      <w:r w:rsidRPr="004E7573">
        <w:rPr>
          <w:noProof/>
        </w:rPr>
        <w:pict w14:anchorId="7664D00E">
          <v:shape id="_x0000_s2151" type="#_x0000_t202" style="position:absolute;margin-left:58pt;margin-top:177.75pt;width:76pt;height:27.05pt;z-index:251662375;mso-position-horizontal-relative:text;mso-position-vertical-relative:text" filled="f" stroked="f">
            <v:textbox style="mso-next-textbox:#_x0000_s2151">
              <w:txbxContent>
                <w:p w14:paraId="09D72E75" w14:textId="77777777" w:rsidR="00FF39FF" w:rsidRPr="00F16716" w:rsidRDefault="00FF39FF" w:rsidP="00FF39FF">
                  <w:pPr>
                    <w:rPr>
                      <w:lang w:val="fr-CH"/>
                    </w:rPr>
                  </w:pPr>
                  <w:r>
                    <w:rPr>
                      <w:lang w:val="fr-CH"/>
                    </w:rPr>
                    <w:t>UR1 (ON)</w:t>
                  </w:r>
                </w:p>
              </w:txbxContent>
            </v:textbox>
          </v:shape>
        </w:pict>
      </w:r>
      <w:r w:rsidRPr="004E7573">
        <w:rPr>
          <w:noProof/>
        </w:rPr>
        <w:pict w14:anchorId="148EA80E">
          <v:shape id="_x0000_s2158" type="#_x0000_t32" style="position:absolute;margin-left:181.35pt;margin-top:201.6pt;width:24.1pt;height:.5pt;flip:x;z-index:251669543;mso-position-horizontal-relative:text;mso-position-vertical-relative:text" o:connectortype="straight">
            <v:stroke endarrow="block"/>
          </v:shape>
        </w:pict>
      </w:r>
      <w:r w:rsidRPr="004E7573">
        <w:rPr>
          <w:noProof/>
        </w:rPr>
        <w:pict w14:anchorId="3FD1DFCD">
          <v:shape id="_x0000_s2157" type="#_x0000_t202" style="position:absolute;margin-left:198.3pt;margin-top:189.3pt;width:102pt;height:27.55pt;z-index:251668519;mso-position-horizontal-relative:text;mso-position-vertical-relative:text" filled="f" stroked="f">
            <v:textbox style="mso-next-textbox:#_x0000_s2157">
              <w:txbxContent>
                <w:p w14:paraId="1F1DFDBF" w14:textId="77777777" w:rsidR="00FF39FF" w:rsidRPr="0046097C" w:rsidRDefault="00FF39FF" w:rsidP="00FF39FF">
                  <w:pPr>
                    <w:rPr>
                      <w:lang w:val="fr-CH"/>
                    </w:rPr>
                  </w:pPr>
                  <w:r>
                    <w:rPr>
                      <w:lang w:val="fr-CH"/>
                    </w:rPr>
                    <w:t>UR1 (OFF) max</w:t>
                  </w:r>
                </w:p>
              </w:txbxContent>
            </v:textbox>
          </v:shape>
        </w:pict>
      </w:r>
      <w:r w:rsidRPr="004E7573">
        <w:rPr>
          <w:noProof/>
        </w:rPr>
        <w:pict w14:anchorId="71839695">
          <v:shape id="_x0000_s2160" type="#_x0000_t202" style="position:absolute;margin-left:148.55pt;margin-top:32.15pt;width:29.15pt;height:26.1pt;z-index:251671591;mso-position-horizontal-relative:text;mso-position-vertical-relative:text" filled="f" stroked="f">
            <v:textbox style="mso-next-textbox:#_x0000_s2160">
              <w:txbxContent>
                <w:p w14:paraId="5C9C530D" w14:textId="0F5612E0" w:rsidR="00FF39FF" w:rsidRPr="00A06C1E" w:rsidRDefault="00122454" w:rsidP="00FF39FF">
                  <w:pPr>
                    <w:rPr>
                      <w:lang w:val="fr-CH"/>
                    </w:rPr>
                  </w:pPr>
                  <w:r>
                    <w:rPr>
                      <w:lang w:val="fr-CH"/>
                    </w:rPr>
                    <w:t>Trr</w:t>
                  </w:r>
                </w:p>
              </w:txbxContent>
            </v:textbox>
          </v:shape>
        </w:pict>
      </w:r>
      <w:r w:rsidRPr="004E7573">
        <w:rPr>
          <w:noProof/>
        </w:rPr>
        <w:pict w14:anchorId="6034CD89">
          <v:shape id="_x0000_s2156" type="#_x0000_t32" style="position:absolute;margin-left:179.05pt;margin-top:47.4pt;width:27.8pt;height:3.05pt;flip:x y;z-index:251667495;mso-position-horizontal-relative:text;mso-position-vertical-relative:text" o:connectortype="straight">
            <v:stroke endarrow="block"/>
          </v:shape>
        </w:pict>
      </w:r>
      <w:r w:rsidR="00FF39FF" w:rsidRPr="004E7573">
        <w:rPr>
          <w:noProof/>
        </w:rPr>
        <w:drawing>
          <wp:inline distT="0" distB="0" distL="0" distR="0" wp14:anchorId="23E795E4" wp14:editId="066E04A1">
            <wp:extent cx="6105525" cy="2938145"/>
            <wp:effectExtent l="0" t="0" r="0" b="0"/>
            <wp:docPr id="11315572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7241" name="Image 11315572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5525" cy="2938145"/>
                    </a:xfrm>
                    <a:prstGeom prst="rect">
                      <a:avLst/>
                    </a:prstGeom>
                  </pic:spPr>
                </pic:pic>
              </a:graphicData>
            </a:graphic>
          </wp:inline>
        </w:drawing>
      </w:r>
    </w:p>
    <w:p w14:paraId="31B5BB84" w14:textId="477C5955" w:rsidR="00FF39FF" w:rsidRPr="004E7573" w:rsidRDefault="00FF39FF" w:rsidP="00FF39FF">
      <w:pPr>
        <w:jc w:val="center"/>
      </w:pPr>
      <w:r w:rsidRPr="004E7573">
        <w:t>Figure 4 : 1N4004 50% dc</w:t>
      </w:r>
    </w:p>
    <w:p w14:paraId="028CD717" w14:textId="77777777" w:rsidR="00FF39FF" w:rsidRPr="004E7573" w:rsidRDefault="00FF39FF" w:rsidP="00FF39FF">
      <w:pPr>
        <w:jc w:val="center"/>
      </w:pPr>
    </w:p>
    <w:p w14:paraId="44920E46" w14:textId="77777777" w:rsidR="00FF39FF" w:rsidRPr="004E7573" w:rsidRDefault="00FF39FF" w:rsidP="00B57B29">
      <w:pPr>
        <w:jc w:val="center"/>
      </w:pPr>
    </w:p>
    <w:p w14:paraId="1BE4B004" w14:textId="37C5DA23" w:rsidR="00F108BF" w:rsidRPr="004E7573" w:rsidRDefault="00F108BF" w:rsidP="00D73AAF">
      <w:pPr>
        <w:jc w:val="left"/>
      </w:pPr>
      <w:r w:rsidRPr="004E7573">
        <w:t>L</w:t>
      </w:r>
      <w:r w:rsidR="000F5C17" w:rsidRPr="004E7573">
        <w:t>a</w:t>
      </w:r>
      <w:r w:rsidRPr="004E7573">
        <w:t xml:space="preserve"> différence entre les deux </w:t>
      </w:r>
      <w:proofErr w:type="spellStart"/>
      <w:r w:rsidRPr="004E7573">
        <w:t>duty</w:t>
      </w:r>
      <w:proofErr w:type="spellEnd"/>
      <w:r w:rsidRPr="004E7573">
        <w:t xml:space="preserve"> cycle</w:t>
      </w:r>
      <w:r w:rsidR="007864AA" w:rsidRPr="004E7573">
        <w:t xml:space="preserve"> est que le temps </w:t>
      </w:r>
      <w:r w:rsidR="00192274" w:rsidRPr="004E7573">
        <w:t xml:space="preserve">à l’état </w:t>
      </w:r>
      <w:r w:rsidR="004D617F" w:rsidRPr="004E7573">
        <w:t>passant</w:t>
      </w:r>
      <w:r w:rsidR="00192274" w:rsidRPr="004E7573">
        <w:t xml:space="preserve"> </w:t>
      </w:r>
      <w:r w:rsidR="005A70B2" w:rsidRPr="004E7573">
        <w:t>dur plus longtemps</w:t>
      </w:r>
      <w:r w:rsidR="005B3AC4" w:rsidRPr="004E7573">
        <w:t xml:space="preserve"> à 50%</w:t>
      </w:r>
      <w:r w:rsidR="00480B4B" w:rsidRPr="004E7573">
        <w:t xml:space="preserve">, </w:t>
      </w:r>
      <w:r w:rsidR="00AE39B6" w:rsidRPr="004E7573">
        <w:t>donc la résistance doit supporter plus longtemps la puissance</w:t>
      </w:r>
      <w:r w:rsidR="005B3AC4" w:rsidRPr="004E7573">
        <w:t>.</w:t>
      </w:r>
    </w:p>
    <w:p w14:paraId="75245D1E" w14:textId="60A6AA42" w:rsidR="00377F3A" w:rsidRPr="004E7573" w:rsidRDefault="00377F3A" w:rsidP="00377F3A">
      <w:r w:rsidRPr="004E7573">
        <w:t xml:space="preserve">La mesure de Ir max et UR1 (OFF) max montre </w:t>
      </w:r>
      <w:r w:rsidR="0096722D" w:rsidRPr="004E7573">
        <w:t>qu’il y a une petite fuite en inverse</w:t>
      </w:r>
      <w:r w:rsidRPr="004E7573">
        <w:t>.</w:t>
      </w:r>
    </w:p>
    <w:p w14:paraId="75402117" w14:textId="693D9DD9" w:rsidR="00AC46AD" w:rsidRPr="004E7573" w:rsidRDefault="00404849" w:rsidP="00165DCB">
      <w:r w:rsidRPr="004E7573">
        <w:t xml:space="preserve">Les mesures des autres diodes se trouve en annexe </w:t>
      </w:r>
      <w:r w:rsidR="00DD5AF8" w:rsidRPr="004E7573">
        <w:t>B</w:t>
      </w:r>
      <w:r w:rsidR="00FF39FF" w:rsidRPr="004E7573">
        <w:t xml:space="preserve"> pages 18, 19 et 20</w:t>
      </w:r>
      <w:r w:rsidR="00163124" w:rsidRPr="004E7573">
        <w:t>.</w:t>
      </w:r>
    </w:p>
    <w:p w14:paraId="3E0E7BFE" w14:textId="21C55B77" w:rsidR="00B62EE5" w:rsidRPr="004E7573" w:rsidRDefault="00C171E2" w:rsidP="00B62EE5">
      <w:pPr>
        <w:pStyle w:val="Titre1"/>
        <w:rPr>
          <w:rFonts w:ascii="Times New Roman" w:hAnsi="Times New Roman" w:cs="Times New Roman"/>
        </w:rPr>
      </w:pPr>
      <w:bookmarkStart w:id="14" w:name="_Toc241153650"/>
      <w:r w:rsidRPr="004E7573">
        <w:rPr>
          <w:rFonts w:ascii="Times New Roman" w:hAnsi="Times New Roman" w:cs="Times New Roman"/>
        </w:rPr>
        <w:t>Liste de matériel</w:t>
      </w:r>
      <w:bookmarkEnd w:id="14"/>
    </w:p>
    <w:p w14:paraId="4FCACEF3" w14:textId="77777777" w:rsidR="00FF42BA" w:rsidRPr="004E7573" w:rsidRDefault="00FF42BA" w:rsidP="00FF42BA"/>
    <w:tbl>
      <w:tblPr>
        <w:tblStyle w:val="Grilledutableau"/>
        <w:tblW w:w="0" w:type="auto"/>
        <w:tblInd w:w="38" w:type="dxa"/>
        <w:tblLook w:val="04A0" w:firstRow="1" w:lastRow="0" w:firstColumn="1" w:lastColumn="0" w:noHBand="0" w:noVBand="1"/>
      </w:tblPr>
      <w:tblGrid>
        <w:gridCol w:w="2070"/>
        <w:gridCol w:w="1796"/>
        <w:gridCol w:w="1955"/>
        <w:gridCol w:w="1942"/>
        <w:gridCol w:w="2030"/>
      </w:tblGrid>
      <w:tr w:rsidR="00B62EE5" w:rsidRPr="004E7573" w14:paraId="63155D37" w14:textId="77777777" w:rsidTr="00B62EE5">
        <w:tc>
          <w:tcPr>
            <w:tcW w:w="2093" w:type="dxa"/>
            <w:shd w:val="clear" w:color="auto" w:fill="D9D9D9" w:themeFill="background1" w:themeFillShade="D9"/>
          </w:tcPr>
          <w:p w14:paraId="01CC1D6B" w14:textId="5ADD74BF" w:rsidR="00B62EE5" w:rsidRPr="004E7573" w:rsidRDefault="005B00A5">
            <w:pPr>
              <w:jc w:val="center"/>
            </w:pPr>
            <w:r w:rsidRPr="004E7573">
              <w:t>Désignation</w:t>
            </w:r>
          </w:p>
        </w:tc>
        <w:tc>
          <w:tcPr>
            <w:tcW w:w="1817" w:type="dxa"/>
            <w:shd w:val="clear" w:color="auto" w:fill="D9D9D9" w:themeFill="background1" w:themeFillShade="D9"/>
          </w:tcPr>
          <w:p w14:paraId="0E914DAB" w14:textId="2FBFF1B2" w:rsidR="00B62EE5" w:rsidRPr="004E7573" w:rsidRDefault="005B00A5">
            <w:pPr>
              <w:jc w:val="center"/>
            </w:pPr>
            <w:r w:rsidRPr="004E7573">
              <w:t>Marque</w:t>
            </w:r>
          </w:p>
        </w:tc>
        <w:tc>
          <w:tcPr>
            <w:tcW w:w="1981" w:type="dxa"/>
            <w:shd w:val="clear" w:color="auto" w:fill="D9D9D9" w:themeFill="background1" w:themeFillShade="D9"/>
          </w:tcPr>
          <w:p w14:paraId="775D4AA6" w14:textId="105D26F7" w:rsidR="00B62EE5" w:rsidRPr="004E7573" w:rsidRDefault="005B00A5">
            <w:pPr>
              <w:jc w:val="center"/>
            </w:pPr>
            <w:r w:rsidRPr="004E7573">
              <w:t>Type</w:t>
            </w:r>
          </w:p>
        </w:tc>
        <w:tc>
          <w:tcPr>
            <w:tcW w:w="1951" w:type="dxa"/>
            <w:shd w:val="clear" w:color="auto" w:fill="D9D9D9" w:themeFill="background1" w:themeFillShade="D9"/>
          </w:tcPr>
          <w:p w14:paraId="2DFC9C8B" w14:textId="0072A3F0" w:rsidR="00B62EE5" w:rsidRPr="004E7573" w:rsidRDefault="005B00A5">
            <w:pPr>
              <w:jc w:val="center"/>
            </w:pPr>
            <w:r w:rsidRPr="004E7573">
              <w:t>Caractéristique</w:t>
            </w:r>
          </w:p>
        </w:tc>
        <w:tc>
          <w:tcPr>
            <w:tcW w:w="1951" w:type="dxa"/>
            <w:shd w:val="clear" w:color="auto" w:fill="D9D9D9" w:themeFill="background1" w:themeFillShade="D9"/>
          </w:tcPr>
          <w:p w14:paraId="5105B59E" w14:textId="3D7CE9C6" w:rsidR="00B62EE5" w:rsidRPr="004E7573" w:rsidRDefault="005B00A5">
            <w:pPr>
              <w:jc w:val="center"/>
            </w:pPr>
            <w:r w:rsidRPr="004E7573">
              <w:t>No d’inventaire</w:t>
            </w:r>
          </w:p>
        </w:tc>
      </w:tr>
      <w:tr w:rsidR="00B62EE5" w:rsidRPr="004E7573" w14:paraId="7F6BCF47" w14:textId="77777777" w:rsidTr="00B62EE5">
        <w:tc>
          <w:tcPr>
            <w:tcW w:w="2093" w:type="dxa"/>
          </w:tcPr>
          <w:p w14:paraId="45A5F99F" w14:textId="1B831D47" w:rsidR="00B62EE5" w:rsidRPr="004E7573" w:rsidRDefault="00082940">
            <w:pPr>
              <w:jc w:val="center"/>
            </w:pPr>
            <w:r w:rsidRPr="004E7573">
              <w:t>G1</w:t>
            </w:r>
          </w:p>
        </w:tc>
        <w:tc>
          <w:tcPr>
            <w:tcW w:w="1817" w:type="dxa"/>
          </w:tcPr>
          <w:p w14:paraId="0B661F28" w14:textId="16589E5F" w:rsidR="00B62EE5" w:rsidRPr="004E7573" w:rsidRDefault="00EB289D">
            <w:pPr>
              <w:jc w:val="center"/>
            </w:pPr>
            <w:r w:rsidRPr="004E7573">
              <w:t>Toel</w:t>
            </w:r>
            <w:r w:rsidR="009F2F0A" w:rsidRPr="004E7573">
              <w:t>l</w:t>
            </w:r>
            <w:r w:rsidRPr="004E7573">
              <w:t>ner</w:t>
            </w:r>
          </w:p>
        </w:tc>
        <w:tc>
          <w:tcPr>
            <w:tcW w:w="1981" w:type="dxa"/>
          </w:tcPr>
          <w:p w14:paraId="67C60590" w14:textId="3FC65000" w:rsidR="00B62EE5" w:rsidRPr="004E7573" w:rsidRDefault="00D24DD8">
            <w:pPr>
              <w:jc w:val="center"/>
            </w:pPr>
            <w:r w:rsidRPr="004E7573">
              <w:t>TCE7741</w:t>
            </w:r>
          </w:p>
        </w:tc>
        <w:tc>
          <w:tcPr>
            <w:tcW w:w="1951" w:type="dxa"/>
          </w:tcPr>
          <w:p w14:paraId="38E7DB01" w14:textId="6E868D74" w:rsidR="00B62EE5" w:rsidRPr="004E7573" w:rsidRDefault="00DF32FE">
            <w:pPr>
              <w:jc w:val="center"/>
            </w:pPr>
            <w:r w:rsidRPr="004E7573">
              <w:t>Générateur</w:t>
            </w:r>
            <w:r w:rsidR="00E94D70" w:rsidRPr="004E7573">
              <w:t xml:space="preserve"> de fonction</w:t>
            </w:r>
          </w:p>
        </w:tc>
        <w:tc>
          <w:tcPr>
            <w:tcW w:w="1951" w:type="dxa"/>
          </w:tcPr>
          <w:p w14:paraId="32D062D2" w14:textId="674A7F20" w:rsidR="00043467" w:rsidRPr="004E7573" w:rsidRDefault="00032C62" w:rsidP="00043467">
            <w:pPr>
              <w:jc w:val="center"/>
            </w:pPr>
            <w:r w:rsidRPr="004E7573">
              <w:t>ES.SLO1.</w:t>
            </w:r>
            <w:r w:rsidR="00185B47" w:rsidRPr="004E7573">
              <w:t>03.02</w:t>
            </w:r>
          </w:p>
        </w:tc>
      </w:tr>
      <w:tr w:rsidR="004E4166" w:rsidRPr="004E7573" w14:paraId="70E8BAFF" w14:textId="77777777" w:rsidTr="00B62EE5">
        <w:tc>
          <w:tcPr>
            <w:tcW w:w="2093" w:type="dxa"/>
          </w:tcPr>
          <w:p w14:paraId="5C0BA68D" w14:textId="4B28FCAD" w:rsidR="004E4166" w:rsidRPr="004E7573" w:rsidRDefault="004E4166">
            <w:pPr>
              <w:jc w:val="center"/>
            </w:pPr>
            <w:r w:rsidRPr="004E7573">
              <w:t>G2</w:t>
            </w:r>
          </w:p>
        </w:tc>
        <w:tc>
          <w:tcPr>
            <w:tcW w:w="1817" w:type="dxa"/>
          </w:tcPr>
          <w:p w14:paraId="46015A5F" w14:textId="0D30F6BD" w:rsidR="004E4166" w:rsidRPr="004E7573" w:rsidRDefault="003C774D">
            <w:pPr>
              <w:jc w:val="center"/>
            </w:pPr>
            <w:proofErr w:type="spellStart"/>
            <w:r w:rsidRPr="004E7573">
              <w:t>GwInstek</w:t>
            </w:r>
            <w:proofErr w:type="spellEnd"/>
          </w:p>
        </w:tc>
        <w:tc>
          <w:tcPr>
            <w:tcW w:w="1981" w:type="dxa"/>
          </w:tcPr>
          <w:p w14:paraId="3CF4BE9C" w14:textId="25DE8C56" w:rsidR="004E4166" w:rsidRPr="004E7573" w:rsidRDefault="002E10C1">
            <w:pPr>
              <w:jc w:val="center"/>
            </w:pPr>
            <w:r w:rsidRPr="004E7573">
              <w:t>GPS-3303</w:t>
            </w:r>
          </w:p>
        </w:tc>
        <w:tc>
          <w:tcPr>
            <w:tcW w:w="1951" w:type="dxa"/>
          </w:tcPr>
          <w:p w14:paraId="1441472F" w14:textId="2544D76A" w:rsidR="004E4166" w:rsidRPr="004E7573" w:rsidRDefault="004E4166">
            <w:pPr>
              <w:jc w:val="center"/>
            </w:pPr>
            <w:r w:rsidRPr="004E7573">
              <w:t>Alimentation</w:t>
            </w:r>
          </w:p>
        </w:tc>
        <w:tc>
          <w:tcPr>
            <w:tcW w:w="1951" w:type="dxa"/>
          </w:tcPr>
          <w:p w14:paraId="275487C1" w14:textId="5AD6ADBD" w:rsidR="004E4166" w:rsidRPr="004E7573" w:rsidRDefault="00506E26" w:rsidP="00043467">
            <w:pPr>
              <w:jc w:val="center"/>
            </w:pPr>
            <w:r w:rsidRPr="004E7573">
              <w:t>ES.SLO1.</w:t>
            </w:r>
            <w:r w:rsidR="00D8692E" w:rsidRPr="004E7573">
              <w:t>00.02.12</w:t>
            </w:r>
          </w:p>
        </w:tc>
      </w:tr>
      <w:tr w:rsidR="00FC2985" w:rsidRPr="004E7573" w14:paraId="169D7CC8" w14:textId="77777777" w:rsidTr="00B62EE5">
        <w:tc>
          <w:tcPr>
            <w:tcW w:w="2093" w:type="dxa"/>
          </w:tcPr>
          <w:p w14:paraId="65FBD173" w14:textId="0D0DA73E" w:rsidR="00FC2985" w:rsidRPr="004E7573" w:rsidRDefault="00FC2985" w:rsidP="00FC2985">
            <w:pPr>
              <w:jc w:val="center"/>
            </w:pPr>
            <w:r w:rsidRPr="004E7573">
              <w:t>P1</w:t>
            </w:r>
          </w:p>
        </w:tc>
        <w:tc>
          <w:tcPr>
            <w:tcW w:w="1817" w:type="dxa"/>
          </w:tcPr>
          <w:p w14:paraId="089F0FF5" w14:textId="427CF812" w:rsidR="00FC2985" w:rsidRPr="004E7573" w:rsidRDefault="00FC2985" w:rsidP="00FC2985">
            <w:pPr>
              <w:jc w:val="center"/>
            </w:pPr>
            <w:proofErr w:type="spellStart"/>
            <w:r w:rsidRPr="004E7573">
              <w:t>Tektronix</w:t>
            </w:r>
            <w:proofErr w:type="spellEnd"/>
          </w:p>
        </w:tc>
        <w:tc>
          <w:tcPr>
            <w:tcW w:w="1981" w:type="dxa"/>
          </w:tcPr>
          <w:p w14:paraId="5933E20D" w14:textId="03972BE6" w:rsidR="00FC2985" w:rsidRPr="004E7573" w:rsidRDefault="00FC2985" w:rsidP="00FC2985">
            <w:pPr>
              <w:jc w:val="center"/>
            </w:pPr>
            <w:r w:rsidRPr="004E7573">
              <w:t>MDO34</w:t>
            </w:r>
          </w:p>
        </w:tc>
        <w:tc>
          <w:tcPr>
            <w:tcW w:w="1951" w:type="dxa"/>
          </w:tcPr>
          <w:p w14:paraId="4225F7D2" w14:textId="20FA8736" w:rsidR="00FC2985" w:rsidRPr="004E7573" w:rsidRDefault="00FC2985" w:rsidP="00FC2985">
            <w:pPr>
              <w:jc w:val="center"/>
            </w:pPr>
            <w:r w:rsidRPr="004E7573">
              <w:t>Oscilloscope</w:t>
            </w:r>
          </w:p>
        </w:tc>
        <w:tc>
          <w:tcPr>
            <w:tcW w:w="1951" w:type="dxa"/>
          </w:tcPr>
          <w:p w14:paraId="3673E178" w14:textId="4CC279B4" w:rsidR="00FC2985" w:rsidRPr="004E7573" w:rsidRDefault="00032C62" w:rsidP="00FC2985">
            <w:pPr>
              <w:jc w:val="center"/>
            </w:pPr>
            <w:r w:rsidRPr="004E7573">
              <w:t>ES.SLO1.</w:t>
            </w:r>
            <w:r w:rsidR="00AD0036" w:rsidRPr="004E7573">
              <w:t>04.00.48</w:t>
            </w:r>
          </w:p>
        </w:tc>
      </w:tr>
      <w:tr w:rsidR="00FC2985" w:rsidRPr="004E7573" w14:paraId="7FC681CD" w14:textId="77777777" w:rsidTr="00B62EE5">
        <w:tc>
          <w:tcPr>
            <w:tcW w:w="2093" w:type="dxa"/>
          </w:tcPr>
          <w:p w14:paraId="32C8C35F" w14:textId="14BC3B9A" w:rsidR="00FC2985" w:rsidRPr="004E7573" w:rsidRDefault="00FC2985" w:rsidP="00FC2985">
            <w:pPr>
              <w:jc w:val="center"/>
            </w:pPr>
            <w:r w:rsidRPr="004E7573">
              <w:t>P2</w:t>
            </w:r>
          </w:p>
        </w:tc>
        <w:tc>
          <w:tcPr>
            <w:tcW w:w="1817" w:type="dxa"/>
          </w:tcPr>
          <w:p w14:paraId="5AFBEEA0" w14:textId="44484005" w:rsidR="00FC2985" w:rsidRPr="004E7573" w:rsidRDefault="00FC2985" w:rsidP="00FC2985">
            <w:pPr>
              <w:jc w:val="center"/>
            </w:pPr>
            <w:r w:rsidRPr="004E7573">
              <w:t>Fluke</w:t>
            </w:r>
          </w:p>
        </w:tc>
        <w:tc>
          <w:tcPr>
            <w:tcW w:w="1981" w:type="dxa"/>
          </w:tcPr>
          <w:p w14:paraId="0DFE452C" w14:textId="5DB0EE91" w:rsidR="00FC2985" w:rsidRPr="004E7573" w:rsidRDefault="00B8105F" w:rsidP="00FC2985">
            <w:pPr>
              <w:jc w:val="center"/>
            </w:pPr>
            <w:r w:rsidRPr="004E7573">
              <w:t>GDM-396</w:t>
            </w:r>
          </w:p>
        </w:tc>
        <w:tc>
          <w:tcPr>
            <w:tcW w:w="1951" w:type="dxa"/>
          </w:tcPr>
          <w:p w14:paraId="5BB9A598" w14:textId="733F6202" w:rsidR="00FC2985" w:rsidRPr="004E7573" w:rsidRDefault="00FC2985" w:rsidP="00FC2985">
            <w:pPr>
              <w:jc w:val="center"/>
            </w:pPr>
            <w:r w:rsidRPr="004E7573">
              <w:t>Multimètre</w:t>
            </w:r>
          </w:p>
        </w:tc>
        <w:tc>
          <w:tcPr>
            <w:tcW w:w="1951" w:type="dxa"/>
          </w:tcPr>
          <w:p w14:paraId="6EB062AD" w14:textId="7263594C" w:rsidR="00FC2985" w:rsidRPr="004E7573" w:rsidRDefault="00032C62" w:rsidP="00FC2985">
            <w:pPr>
              <w:jc w:val="center"/>
            </w:pPr>
            <w:r w:rsidRPr="004E7573">
              <w:t>ES.SLO1.</w:t>
            </w:r>
            <w:r w:rsidR="00EE38C5" w:rsidRPr="004E7573">
              <w:t>00.04.24</w:t>
            </w:r>
          </w:p>
        </w:tc>
      </w:tr>
      <w:tr w:rsidR="00DC1592" w:rsidRPr="004E7573" w14:paraId="12DF82F5" w14:textId="77777777" w:rsidTr="00B62EE5">
        <w:tc>
          <w:tcPr>
            <w:tcW w:w="2093" w:type="dxa"/>
          </w:tcPr>
          <w:p w14:paraId="1A5E5B34" w14:textId="27734FC2" w:rsidR="00DC1592" w:rsidRPr="004E7573" w:rsidRDefault="00DC1592" w:rsidP="00FC2985">
            <w:pPr>
              <w:jc w:val="center"/>
            </w:pPr>
            <w:r w:rsidRPr="004E7573">
              <w:t>P3</w:t>
            </w:r>
          </w:p>
        </w:tc>
        <w:tc>
          <w:tcPr>
            <w:tcW w:w="1817" w:type="dxa"/>
          </w:tcPr>
          <w:p w14:paraId="30DD99A8" w14:textId="657573F7" w:rsidR="00DC1592" w:rsidRPr="004E7573" w:rsidRDefault="00DC1592" w:rsidP="00FC2985">
            <w:pPr>
              <w:jc w:val="center"/>
            </w:pPr>
            <w:r w:rsidRPr="004E7573">
              <w:t>Fluke</w:t>
            </w:r>
          </w:p>
        </w:tc>
        <w:tc>
          <w:tcPr>
            <w:tcW w:w="1981" w:type="dxa"/>
          </w:tcPr>
          <w:p w14:paraId="405C8B9C" w14:textId="55E6071D" w:rsidR="00DC1592" w:rsidRPr="004E7573" w:rsidRDefault="00DC1592" w:rsidP="00FC2985">
            <w:pPr>
              <w:jc w:val="center"/>
            </w:pPr>
            <w:r w:rsidRPr="004E7573">
              <w:t>GDM-396</w:t>
            </w:r>
          </w:p>
        </w:tc>
        <w:tc>
          <w:tcPr>
            <w:tcW w:w="1951" w:type="dxa"/>
          </w:tcPr>
          <w:p w14:paraId="3964C7BF" w14:textId="1E21BA27" w:rsidR="00DC1592" w:rsidRPr="004E7573" w:rsidRDefault="00DC1592" w:rsidP="00FC2985">
            <w:pPr>
              <w:jc w:val="center"/>
            </w:pPr>
            <w:r w:rsidRPr="004E7573">
              <w:t>Multimètre</w:t>
            </w:r>
          </w:p>
        </w:tc>
        <w:tc>
          <w:tcPr>
            <w:tcW w:w="1951" w:type="dxa"/>
          </w:tcPr>
          <w:p w14:paraId="6A4FCFB0" w14:textId="4BE85AC5" w:rsidR="00DC1592" w:rsidRPr="004E7573" w:rsidRDefault="00032C62" w:rsidP="00FC2985">
            <w:pPr>
              <w:jc w:val="center"/>
            </w:pPr>
            <w:r w:rsidRPr="004E7573">
              <w:t>ES.SLO1</w:t>
            </w:r>
            <w:r w:rsidR="000E0657" w:rsidRPr="004E7573">
              <w:t>00.04.28</w:t>
            </w:r>
            <w:r w:rsidRPr="004E7573">
              <w:t>.</w:t>
            </w:r>
          </w:p>
        </w:tc>
      </w:tr>
    </w:tbl>
    <w:p w14:paraId="69418BF2" w14:textId="77777777" w:rsidR="00967DE9" w:rsidRPr="004E7573" w:rsidRDefault="00967DE9" w:rsidP="00C90C18"/>
    <w:tbl>
      <w:tblPr>
        <w:tblStyle w:val="Grilledutableau"/>
        <w:tblW w:w="0" w:type="auto"/>
        <w:tblInd w:w="38" w:type="dxa"/>
        <w:tblLook w:val="04A0" w:firstRow="1" w:lastRow="0" w:firstColumn="1" w:lastColumn="0" w:noHBand="0" w:noVBand="1"/>
      </w:tblPr>
      <w:tblGrid>
        <w:gridCol w:w="2618"/>
        <w:gridCol w:w="2264"/>
        <w:gridCol w:w="2475"/>
        <w:gridCol w:w="2436"/>
      </w:tblGrid>
      <w:tr w:rsidR="00E55805" w:rsidRPr="004E7573" w14:paraId="0897FE07" w14:textId="77777777" w:rsidTr="00E55805">
        <w:tc>
          <w:tcPr>
            <w:tcW w:w="2618" w:type="dxa"/>
            <w:shd w:val="clear" w:color="auto" w:fill="D9D9D9" w:themeFill="background1" w:themeFillShade="D9"/>
          </w:tcPr>
          <w:p w14:paraId="155D8442" w14:textId="190D831A" w:rsidR="00E55805" w:rsidRPr="004E7573" w:rsidRDefault="00E55805" w:rsidP="00E55805">
            <w:pPr>
              <w:jc w:val="center"/>
            </w:pPr>
            <w:r w:rsidRPr="004E7573">
              <w:t>Composant</w:t>
            </w:r>
          </w:p>
        </w:tc>
        <w:tc>
          <w:tcPr>
            <w:tcW w:w="2264" w:type="dxa"/>
            <w:shd w:val="clear" w:color="auto" w:fill="D9D9D9" w:themeFill="background1" w:themeFillShade="D9"/>
          </w:tcPr>
          <w:p w14:paraId="4D0E5B27" w14:textId="45CB121D" w:rsidR="00E55805" w:rsidRPr="004E7573" w:rsidRDefault="00E55805" w:rsidP="00E55805">
            <w:pPr>
              <w:jc w:val="center"/>
            </w:pPr>
            <w:r w:rsidRPr="004E7573">
              <w:t>Désignation</w:t>
            </w:r>
          </w:p>
        </w:tc>
        <w:tc>
          <w:tcPr>
            <w:tcW w:w="2475" w:type="dxa"/>
            <w:shd w:val="clear" w:color="auto" w:fill="D9D9D9" w:themeFill="background1" w:themeFillShade="D9"/>
          </w:tcPr>
          <w:p w14:paraId="3FA79C89" w14:textId="1D36740A" w:rsidR="00E55805" w:rsidRPr="004E7573" w:rsidRDefault="00E55805" w:rsidP="00E55805">
            <w:pPr>
              <w:jc w:val="center"/>
            </w:pPr>
            <w:r w:rsidRPr="004E7573">
              <w:t>Valeur</w:t>
            </w:r>
          </w:p>
        </w:tc>
        <w:tc>
          <w:tcPr>
            <w:tcW w:w="2436" w:type="dxa"/>
            <w:shd w:val="clear" w:color="auto" w:fill="D9D9D9" w:themeFill="background1" w:themeFillShade="D9"/>
          </w:tcPr>
          <w:p w14:paraId="1C2D1554" w14:textId="10733D65" w:rsidR="00E55805" w:rsidRPr="004E7573" w:rsidRDefault="00E55805" w:rsidP="00E55805">
            <w:pPr>
              <w:jc w:val="center"/>
            </w:pPr>
            <w:r w:rsidRPr="004E7573">
              <w:t>Unité</w:t>
            </w:r>
          </w:p>
        </w:tc>
      </w:tr>
      <w:tr w:rsidR="00E55805" w:rsidRPr="004E7573" w14:paraId="063D09F2" w14:textId="77777777" w:rsidTr="00E55805">
        <w:tc>
          <w:tcPr>
            <w:tcW w:w="2618" w:type="dxa"/>
          </w:tcPr>
          <w:p w14:paraId="49F90319" w14:textId="3743E07B" w:rsidR="00E55805" w:rsidRPr="004E7573" w:rsidRDefault="00E55805" w:rsidP="00E55805">
            <w:pPr>
              <w:jc w:val="center"/>
            </w:pPr>
            <w:r w:rsidRPr="004E7573">
              <w:t>Résistance de puissance</w:t>
            </w:r>
          </w:p>
        </w:tc>
        <w:tc>
          <w:tcPr>
            <w:tcW w:w="2264" w:type="dxa"/>
          </w:tcPr>
          <w:p w14:paraId="45831E7C" w14:textId="08DB309D" w:rsidR="00E55805" w:rsidRPr="004E7573" w:rsidRDefault="00E55805" w:rsidP="00E55805">
            <w:pPr>
              <w:jc w:val="center"/>
            </w:pPr>
            <w:r w:rsidRPr="004E7573">
              <w:t>R1</w:t>
            </w:r>
          </w:p>
        </w:tc>
        <w:tc>
          <w:tcPr>
            <w:tcW w:w="2475" w:type="dxa"/>
          </w:tcPr>
          <w:p w14:paraId="70F8A487" w14:textId="2D5EA113" w:rsidR="00E55805" w:rsidRPr="004E7573" w:rsidRDefault="00E55805" w:rsidP="00E55805">
            <w:pPr>
              <w:jc w:val="center"/>
            </w:pPr>
            <w:r w:rsidRPr="004E7573">
              <w:t>47</w:t>
            </w:r>
            <w:r w:rsidR="007A044F" w:rsidRPr="004E7573">
              <w:t xml:space="preserve"> / </w:t>
            </w:r>
            <w:r w:rsidR="001E125A" w:rsidRPr="004E7573">
              <w:t>2</w:t>
            </w:r>
          </w:p>
        </w:tc>
        <w:tc>
          <w:tcPr>
            <w:tcW w:w="2436" w:type="dxa"/>
          </w:tcPr>
          <w:p w14:paraId="0DCCD611" w14:textId="1EC60274" w:rsidR="00E55805" w:rsidRPr="004E7573" w:rsidRDefault="00E55805" w:rsidP="00E55805">
            <w:pPr>
              <w:jc w:val="center"/>
            </w:pPr>
            <w:r w:rsidRPr="004E7573">
              <w:t>[Ω]</w:t>
            </w:r>
            <w:r w:rsidR="001E125A" w:rsidRPr="004E7573">
              <w:t xml:space="preserve"> / [W]</w:t>
            </w:r>
          </w:p>
        </w:tc>
      </w:tr>
      <w:tr w:rsidR="002A0B48" w:rsidRPr="004E7573" w14:paraId="43A4BBED" w14:textId="77777777" w:rsidTr="00E55805">
        <w:tc>
          <w:tcPr>
            <w:tcW w:w="2618" w:type="dxa"/>
          </w:tcPr>
          <w:p w14:paraId="1AF4726A" w14:textId="62F676E6" w:rsidR="002A0B48" w:rsidRPr="004E7573" w:rsidRDefault="002A0B48" w:rsidP="00E55805">
            <w:pPr>
              <w:jc w:val="center"/>
            </w:pPr>
            <w:r w:rsidRPr="004E7573">
              <w:t>Résistance 2/3</w:t>
            </w:r>
          </w:p>
        </w:tc>
        <w:tc>
          <w:tcPr>
            <w:tcW w:w="2264" w:type="dxa"/>
          </w:tcPr>
          <w:p w14:paraId="2ED60023" w14:textId="38E98E34" w:rsidR="002A0B48" w:rsidRPr="004E7573" w:rsidRDefault="002A0B48" w:rsidP="00E55805">
            <w:pPr>
              <w:jc w:val="center"/>
            </w:pPr>
            <w:r w:rsidRPr="004E7573">
              <w:t>R2</w:t>
            </w:r>
          </w:p>
        </w:tc>
        <w:tc>
          <w:tcPr>
            <w:tcW w:w="2475" w:type="dxa"/>
          </w:tcPr>
          <w:p w14:paraId="62CFF7F5" w14:textId="61160F80" w:rsidR="002A0B48" w:rsidRPr="004E7573" w:rsidRDefault="002A0B48" w:rsidP="00E55805">
            <w:pPr>
              <w:jc w:val="center"/>
            </w:pPr>
            <w:r w:rsidRPr="004E7573">
              <w:t>1</w:t>
            </w:r>
            <w:r w:rsidR="000E099E" w:rsidRPr="004E7573">
              <w:t>0</w:t>
            </w:r>
            <w:r w:rsidR="00F96D56" w:rsidRPr="004E7573">
              <w:t>k</w:t>
            </w:r>
            <w:r w:rsidR="0009034F" w:rsidRPr="004E7573">
              <w:t xml:space="preserve"> /</w:t>
            </w:r>
            <w:r w:rsidR="00EE4902" w:rsidRPr="004E7573">
              <w:t xml:space="preserve"> 0.3</w:t>
            </w:r>
            <w:r w:rsidR="0009034F" w:rsidRPr="004E7573">
              <w:t xml:space="preserve"> </w:t>
            </w:r>
          </w:p>
        </w:tc>
        <w:tc>
          <w:tcPr>
            <w:tcW w:w="2436" w:type="dxa"/>
          </w:tcPr>
          <w:p w14:paraId="5F686983" w14:textId="265D8FCC" w:rsidR="002A0B48" w:rsidRPr="004E7573" w:rsidRDefault="0009034F" w:rsidP="00E55805">
            <w:pPr>
              <w:jc w:val="center"/>
            </w:pPr>
            <w:r w:rsidRPr="004E7573">
              <w:t>[Ω] / [W]</w:t>
            </w:r>
          </w:p>
        </w:tc>
      </w:tr>
      <w:tr w:rsidR="00F96D56" w:rsidRPr="004E7573" w14:paraId="690172B3" w14:textId="77777777" w:rsidTr="00E55805">
        <w:tc>
          <w:tcPr>
            <w:tcW w:w="2618" w:type="dxa"/>
          </w:tcPr>
          <w:p w14:paraId="4A15B467" w14:textId="25CFFD6D" w:rsidR="00F96D56" w:rsidRPr="004E7573" w:rsidRDefault="00F96D56" w:rsidP="00E55805">
            <w:pPr>
              <w:jc w:val="center"/>
            </w:pPr>
            <w:r w:rsidRPr="004E7573">
              <w:t>Potentiomètre</w:t>
            </w:r>
          </w:p>
        </w:tc>
        <w:tc>
          <w:tcPr>
            <w:tcW w:w="2264" w:type="dxa"/>
          </w:tcPr>
          <w:p w14:paraId="3DB69D4C" w14:textId="49BFE9C2" w:rsidR="00F96D56" w:rsidRPr="004E7573" w:rsidRDefault="00F96D56" w:rsidP="00E55805">
            <w:pPr>
              <w:jc w:val="center"/>
            </w:pPr>
            <w:r w:rsidRPr="004E7573">
              <w:t>R3</w:t>
            </w:r>
          </w:p>
        </w:tc>
        <w:tc>
          <w:tcPr>
            <w:tcW w:w="2475" w:type="dxa"/>
          </w:tcPr>
          <w:p w14:paraId="21BD4A32" w14:textId="6741C456" w:rsidR="00F96D56" w:rsidRPr="004E7573" w:rsidRDefault="00F96D56" w:rsidP="00E55805">
            <w:pPr>
              <w:jc w:val="center"/>
            </w:pPr>
            <w:r w:rsidRPr="004E7573">
              <w:t>226k</w:t>
            </w:r>
          </w:p>
        </w:tc>
        <w:tc>
          <w:tcPr>
            <w:tcW w:w="2436" w:type="dxa"/>
          </w:tcPr>
          <w:p w14:paraId="75D434FB" w14:textId="5F316D33" w:rsidR="00F96D56" w:rsidRPr="004E7573" w:rsidRDefault="00F96D56" w:rsidP="00E55805">
            <w:pPr>
              <w:jc w:val="center"/>
            </w:pPr>
            <w:r w:rsidRPr="004E7573">
              <w:t>[Ω]</w:t>
            </w:r>
          </w:p>
        </w:tc>
      </w:tr>
      <w:tr w:rsidR="00E55805" w:rsidRPr="004E7573" w14:paraId="319A6D6D" w14:textId="77777777" w:rsidTr="00E55805">
        <w:tc>
          <w:tcPr>
            <w:tcW w:w="2618" w:type="dxa"/>
          </w:tcPr>
          <w:p w14:paraId="6EB32C21" w14:textId="573A46B1" w:rsidR="00E55805" w:rsidRPr="004E7573" w:rsidRDefault="00B62EE5" w:rsidP="00E55805">
            <w:pPr>
              <w:jc w:val="center"/>
            </w:pPr>
            <w:r w:rsidRPr="004E7573">
              <w:t>1N4004</w:t>
            </w:r>
          </w:p>
        </w:tc>
        <w:tc>
          <w:tcPr>
            <w:tcW w:w="2264" w:type="dxa"/>
          </w:tcPr>
          <w:p w14:paraId="4DE3A61E" w14:textId="0C63E491" w:rsidR="00E55805" w:rsidRPr="004E7573" w:rsidRDefault="00B62EE5" w:rsidP="00E55805">
            <w:pPr>
              <w:jc w:val="center"/>
            </w:pPr>
            <w:r w:rsidRPr="004E7573">
              <w:t>D1</w:t>
            </w:r>
          </w:p>
        </w:tc>
        <w:tc>
          <w:tcPr>
            <w:tcW w:w="2475" w:type="dxa"/>
          </w:tcPr>
          <w:p w14:paraId="6AB0D610" w14:textId="4E531AE8" w:rsidR="00E55805" w:rsidRPr="004E7573" w:rsidRDefault="00B62EE5" w:rsidP="00E55805">
            <w:pPr>
              <w:jc w:val="center"/>
            </w:pPr>
            <w:r w:rsidRPr="004E7573">
              <w:t>-</w:t>
            </w:r>
          </w:p>
        </w:tc>
        <w:tc>
          <w:tcPr>
            <w:tcW w:w="2436" w:type="dxa"/>
          </w:tcPr>
          <w:p w14:paraId="1D110931" w14:textId="39B40572" w:rsidR="00E55805" w:rsidRPr="004E7573" w:rsidRDefault="00B62EE5" w:rsidP="00E55805">
            <w:pPr>
              <w:jc w:val="center"/>
            </w:pPr>
            <w:r w:rsidRPr="004E7573">
              <w:t>-</w:t>
            </w:r>
          </w:p>
        </w:tc>
      </w:tr>
      <w:tr w:rsidR="00B62EE5" w:rsidRPr="004E7573" w14:paraId="38ED475A" w14:textId="77777777" w:rsidTr="00E55805">
        <w:tc>
          <w:tcPr>
            <w:tcW w:w="2618" w:type="dxa"/>
          </w:tcPr>
          <w:p w14:paraId="199D762E" w14:textId="286DE3EE" w:rsidR="00B62EE5" w:rsidRPr="004E7573" w:rsidRDefault="00B62EE5" w:rsidP="00E55805">
            <w:pPr>
              <w:jc w:val="center"/>
            </w:pPr>
            <w:r w:rsidRPr="004E7573">
              <w:t>1N4148</w:t>
            </w:r>
          </w:p>
        </w:tc>
        <w:tc>
          <w:tcPr>
            <w:tcW w:w="2264" w:type="dxa"/>
          </w:tcPr>
          <w:p w14:paraId="48CB86BF" w14:textId="2ACFAB24" w:rsidR="00B62EE5" w:rsidRPr="004E7573" w:rsidRDefault="00B62EE5" w:rsidP="00E55805">
            <w:pPr>
              <w:jc w:val="center"/>
            </w:pPr>
            <w:r w:rsidRPr="004E7573">
              <w:t>D2</w:t>
            </w:r>
          </w:p>
        </w:tc>
        <w:tc>
          <w:tcPr>
            <w:tcW w:w="2475" w:type="dxa"/>
          </w:tcPr>
          <w:p w14:paraId="42FD2487" w14:textId="653C1271" w:rsidR="00B62EE5" w:rsidRPr="004E7573" w:rsidRDefault="00B62EE5" w:rsidP="00E55805">
            <w:pPr>
              <w:jc w:val="center"/>
            </w:pPr>
            <w:r w:rsidRPr="004E7573">
              <w:t>-</w:t>
            </w:r>
          </w:p>
        </w:tc>
        <w:tc>
          <w:tcPr>
            <w:tcW w:w="2436" w:type="dxa"/>
          </w:tcPr>
          <w:p w14:paraId="046F3267" w14:textId="60BC7A7D" w:rsidR="00B62EE5" w:rsidRPr="004E7573" w:rsidRDefault="00B62EE5" w:rsidP="00E55805">
            <w:pPr>
              <w:jc w:val="center"/>
            </w:pPr>
            <w:r w:rsidRPr="004E7573">
              <w:t>-</w:t>
            </w:r>
          </w:p>
        </w:tc>
      </w:tr>
      <w:tr w:rsidR="00B62EE5" w:rsidRPr="004E7573" w14:paraId="4B54F997" w14:textId="77777777" w:rsidTr="00E55805">
        <w:tc>
          <w:tcPr>
            <w:tcW w:w="2618" w:type="dxa"/>
          </w:tcPr>
          <w:p w14:paraId="540D723A" w14:textId="79D9F30E" w:rsidR="00B62EE5" w:rsidRPr="004E7573" w:rsidRDefault="00B62EE5" w:rsidP="00E55805">
            <w:pPr>
              <w:jc w:val="center"/>
            </w:pPr>
            <w:r w:rsidRPr="004E7573">
              <w:rPr>
                <w:lang w:val="de-CH"/>
              </w:rPr>
              <w:t>SB 2100E-G</w:t>
            </w:r>
          </w:p>
        </w:tc>
        <w:tc>
          <w:tcPr>
            <w:tcW w:w="2264" w:type="dxa"/>
          </w:tcPr>
          <w:p w14:paraId="22E40B9D" w14:textId="2648B4F6" w:rsidR="00B62EE5" w:rsidRPr="004E7573" w:rsidRDefault="00B62EE5" w:rsidP="00E55805">
            <w:pPr>
              <w:jc w:val="center"/>
            </w:pPr>
            <w:r w:rsidRPr="004E7573">
              <w:t>D3</w:t>
            </w:r>
          </w:p>
        </w:tc>
        <w:tc>
          <w:tcPr>
            <w:tcW w:w="2475" w:type="dxa"/>
          </w:tcPr>
          <w:p w14:paraId="219E5922" w14:textId="4C9C62ED" w:rsidR="00B62EE5" w:rsidRPr="004E7573" w:rsidRDefault="00B62EE5" w:rsidP="00E55805">
            <w:pPr>
              <w:jc w:val="center"/>
            </w:pPr>
            <w:r w:rsidRPr="004E7573">
              <w:t>-</w:t>
            </w:r>
          </w:p>
        </w:tc>
        <w:tc>
          <w:tcPr>
            <w:tcW w:w="2436" w:type="dxa"/>
          </w:tcPr>
          <w:p w14:paraId="52CE31AF" w14:textId="268BEAD3" w:rsidR="00B62EE5" w:rsidRPr="004E7573" w:rsidRDefault="00B62EE5" w:rsidP="00E55805">
            <w:pPr>
              <w:jc w:val="center"/>
            </w:pPr>
            <w:r w:rsidRPr="004E7573">
              <w:t>-</w:t>
            </w:r>
          </w:p>
        </w:tc>
      </w:tr>
      <w:tr w:rsidR="006C122E" w:rsidRPr="004E7573" w14:paraId="7F4D05DB" w14:textId="77777777" w:rsidTr="00E55805">
        <w:tc>
          <w:tcPr>
            <w:tcW w:w="2618" w:type="dxa"/>
          </w:tcPr>
          <w:p w14:paraId="643085E6" w14:textId="577B8F9C" w:rsidR="006C122E" w:rsidRPr="004E7573" w:rsidRDefault="00BD0E11" w:rsidP="00E55805">
            <w:pPr>
              <w:jc w:val="center"/>
              <w:rPr>
                <w:lang w:val="de-CH"/>
              </w:rPr>
            </w:pPr>
            <w:r w:rsidRPr="004E7573">
              <w:t>INL-3ADP80</w:t>
            </w:r>
          </w:p>
        </w:tc>
        <w:tc>
          <w:tcPr>
            <w:tcW w:w="2264" w:type="dxa"/>
          </w:tcPr>
          <w:p w14:paraId="348DA4B8" w14:textId="4F5DD919" w:rsidR="006C122E" w:rsidRPr="004E7573" w:rsidRDefault="006C122E" w:rsidP="00E55805">
            <w:pPr>
              <w:jc w:val="center"/>
            </w:pPr>
            <w:r w:rsidRPr="004E7573">
              <w:t>D4</w:t>
            </w:r>
          </w:p>
        </w:tc>
        <w:tc>
          <w:tcPr>
            <w:tcW w:w="2475" w:type="dxa"/>
          </w:tcPr>
          <w:p w14:paraId="38F4EA5B" w14:textId="28BEC077" w:rsidR="006C122E" w:rsidRPr="004E7573" w:rsidRDefault="005B4B83" w:rsidP="00E55805">
            <w:pPr>
              <w:jc w:val="center"/>
            </w:pPr>
            <w:r w:rsidRPr="004E7573">
              <w:t>-</w:t>
            </w:r>
          </w:p>
        </w:tc>
        <w:tc>
          <w:tcPr>
            <w:tcW w:w="2436" w:type="dxa"/>
          </w:tcPr>
          <w:p w14:paraId="26CF71C9" w14:textId="38EA5C0A" w:rsidR="006C122E" w:rsidRPr="004E7573" w:rsidRDefault="005B4B83" w:rsidP="00E55805">
            <w:pPr>
              <w:jc w:val="center"/>
            </w:pPr>
            <w:r w:rsidRPr="004E7573">
              <w:t>-</w:t>
            </w:r>
          </w:p>
        </w:tc>
      </w:tr>
      <w:tr w:rsidR="006C122E" w:rsidRPr="004E7573" w14:paraId="49C82AF2" w14:textId="77777777" w:rsidTr="00E55805">
        <w:tc>
          <w:tcPr>
            <w:tcW w:w="2618" w:type="dxa"/>
          </w:tcPr>
          <w:p w14:paraId="26189215" w14:textId="5BF9B6A9" w:rsidR="006C122E" w:rsidRPr="004E7573" w:rsidRDefault="00D85C07" w:rsidP="00E55805">
            <w:pPr>
              <w:jc w:val="center"/>
              <w:rPr>
                <w:lang w:val="de-CH"/>
              </w:rPr>
            </w:pPr>
            <w:r w:rsidRPr="004E7573">
              <w:rPr>
                <w:lang w:val="de-CH"/>
              </w:rPr>
              <w:t xml:space="preserve">Panneau </w:t>
            </w:r>
            <w:proofErr w:type="spellStart"/>
            <w:r w:rsidR="00355CAD" w:rsidRPr="004E7573">
              <w:rPr>
                <w:lang w:val="de-CH"/>
              </w:rPr>
              <w:t>solair</w:t>
            </w:r>
            <w:r w:rsidR="002B5940" w:rsidRPr="004E7573">
              <w:rPr>
                <w:lang w:val="de-CH"/>
              </w:rPr>
              <w:t>e</w:t>
            </w:r>
            <w:proofErr w:type="spellEnd"/>
          </w:p>
        </w:tc>
        <w:tc>
          <w:tcPr>
            <w:tcW w:w="2264" w:type="dxa"/>
          </w:tcPr>
          <w:p w14:paraId="17A90979" w14:textId="68B9FC3F" w:rsidR="006C122E" w:rsidRPr="004E7573" w:rsidRDefault="006C122E" w:rsidP="00E55805">
            <w:pPr>
              <w:jc w:val="center"/>
            </w:pPr>
            <w:r w:rsidRPr="004E7573">
              <w:t>D5</w:t>
            </w:r>
          </w:p>
        </w:tc>
        <w:tc>
          <w:tcPr>
            <w:tcW w:w="2475" w:type="dxa"/>
          </w:tcPr>
          <w:p w14:paraId="4ADD1244" w14:textId="6876FBC7" w:rsidR="006C122E" w:rsidRPr="004E7573" w:rsidRDefault="005B4B83" w:rsidP="00E55805">
            <w:pPr>
              <w:jc w:val="center"/>
            </w:pPr>
            <w:r w:rsidRPr="004E7573">
              <w:t>-</w:t>
            </w:r>
          </w:p>
        </w:tc>
        <w:tc>
          <w:tcPr>
            <w:tcW w:w="2436" w:type="dxa"/>
          </w:tcPr>
          <w:p w14:paraId="1E129418" w14:textId="11D9B810" w:rsidR="006C122E" w:rsidRPr="004E7573" w:rsidRDefault="005B4B83" w:rsidP="00E55805">
            <w:pPr>
              <w:jc w:val="center"/>
            </w:pPr>
            <w:r w:rsidRPr="004E7573">
              <w:t>-</w:t>
            </w:r>
          </w:p>
        </w:tc>
      </w:tr>
    </w:tbl>
    <w:p w14:paraId="46997883" w14:textId="77777777" w:rsidR="00501075" w:rsidRPr="004E7573" w:rsidRDefault="00501075" w:rsidP="001F0F29">
      <w:pPr>
        <w:pStyle w:val="Sous-titre"/>
        <w:rPr>
          <w:rFonts w:ascii="Times New Roman" w:hAnsi="Times New Roman" w:cs="Times New Roman"/>
        </w:rPr>
      </w:pPr>
    </w:p>
    <w:p w14:paraId="119955ED" w14:textId="77777777" w:rsidR="00A7109A" w:rsidRPr="004E7573" w:rsidRDefault="00A7109A" w:rsidP="00A7109A"/>
    <w:p w14:paraId="4AD0185E" w14:textId="77777777" w:rsidR="00A7109A" w:rsidRPr="004E7573" w:rsidRDefault="00A7109A" w:rsidP="00A7109A">
      <w:pPr>
        <w:pStyle w:val="Titre2"/>
        <w:rPr>
          <w:rFonts w:ascii="Times New Roman" w:hAnsi="Times New Roman" w:cs="Times New Roman"/>
        </w:rPr>
      </w:pPr>
      <w:bookmarkStart w:id="15" w:name="_Toc241153651"/>
      <w:r w:rsidRPr="004E7573">
        <w:rPr>
          <w:rFonts w:ascii="Times New Roman" w:hAnsi="Times New Roman" w:cs="Times New Roman"/>
        </w:rPr>
        <w:lastRenderedPageBreak/>
        <w:t>Réglage d’appareil</w:t>
      </w:r>
      <w:bookmarkEnd w:id="15"/>
    </w:p>
    <w:p w14:paraId="2C43B64D" w14:textId="77777777" w:rsidR="00A7109A" w:rsidRPr="004E7573" w:rsidRDefault="00A7109A" w:rsidP="00A7109A">
      <w:r w:rsidRPr="004E7573">
        <w:t>G1 : Régler le générateur par un signal carré avec une fréquence de 5 [kHz] avec une tension de 10 [</w:t>
      </w:r>
      <w:proofErr w:type="spellStart"/>
      <w:r w:rsidRPr="004E7573">
        <w:t>Vp</w:t>
      </w:r>
      <w:proofErr w:type="spellEnd"/>
      <w:r w:rsidRPr="004E7573">
        <w:t>].</w:t>
      </w:r>
    </w:p>
    <w:p w14:paraId="3CB56DE2" w14:textId="77777777" w:rsidR="00A7109A" w:rsidRPr="004E7573" w:rsidRDefault="00A7109A" w:rsidP="00A7109A">
      <w:r w:rsidRPr="004E7573">
        <w:t xml:space="preserve">Sonde de courant : Calibrer la sonde à 5 [A], </w:t>
      </w:r>
      <w:r w:rsidRPr="004E7573">
        <w:rPr>
          <w:b/>
          <w:bCs/>
        </w:rPr>
        <w:t>ne pas oublier</w:t>
      </w:r>
      <w:r w:rsidRPr="004E7573">
        <w:t xml:space="preserve"> de recalibrer la sonde avant de faire les mesures.</w:t>
      </w:r>
    </w:p>
    <w:p w14:paraId="17453CA3" w14:textId="77777777" w:rsidR="00A7109A" w:rsidRPr="004E7573" w:rsidRDefault="00A7109A" w:rsidP="00A7109A">
      <w:r w:rsidRPr="004E7573">
        <w:t>G2 : Alimenter le circuit avec une tension de 10 [V], avec R2 à 10 [kΩ] on aura un courant de 1 [mA] et une puissance de 10 [mW].</w:t>
      </w:r>
    </w:p>
    <w:p w14:paraId="56340245" w14:textId="77777777" w:rsidR="00A7109A" w:rsidRPr="004E7573" w:rsidRDefault="00A7109A" w:rsidP="00A7109A">
      <w:r w:rsidRPr="004E7573">
        <w:t>P2 : Paramétrer le multimètre en mode voltmètre, et la placer en parallèle de D4.</w:t>
      </w:r>
    </w:p>
    <w:p w14:paraId="07832467" w14:textId="2B8E9E8E" w:rsidR="001F0F29" w:rsidRPr="004E7573" w:rsidRDefault="00A7109A" w:rsidP="001F0F29">
      <w:r w:rsidRPr="004E7573">
        <w:t>P3 : Paramétrer le multimètre en mode ampèremètre, et de le placer entre l’anode de D4 et R2.</w:t>
      </w:r>
    </w:p>
    <w:p w14:paraId="340D4BBA" w14:textId="77777777" w:rsidR="001F0F29" w:rsidRPr="004E7573" w:rsidRDefault="001F0F29" w:rsidP="001F0F29"/>
    <w:p w14:paraId="69AD1953" w14:textId="36AA8412" w:rsidR="00C171E2" w:rsidRPr="004E7573" w:rsidRDefault="007E05E2" w:rsidP="00501075">
      <w:pPr>
        <w:pStyle w:val="Titre1"/>
        <w:rPr>
          <w:rFonts w:ascii="Times New Roman" w:hAnsi="Times New Roman" w:cs="Times New Roman"/>
        </w:rPr>
      </w:pPr>
      <w:bookmarkStart w:id="16" w:name="_Toc241153652"/>
      <w:r w:rsidRPr="004E7573">
        <w:rPr>
          <w:rFonts w:ascii="Times New Roman" w:hAnsi="Times New Roman" w:cs="Times New Roman"/>
        </w:rPr>
        <w:t>S</w:t>
      </w:r>
      <w:r w:rsidR="00C171E2" w:rsidRPr="004E7573">
        <w:rPr>
          <w:rFonts w:ascii="Times New Roman" w:hAnsi="Times New Roman" w:cs="Times New Roman"/>
        </w:rPr>
        <w:t>chéma de mesure</w:t>
      </w:r>
      <w:bookmarkEnd w:id="16"/>
      <w:r w:rsidR="00F62455" w:rsidRPr="004E7573">
        <w:rPr>
          <w:rFonts w:ascii="Times New Roman" w:hAnsi="Times New Roman" w:cs="Times New Roman"/>
        </w:rPr>
        <w:t xml:space="preserve"> </w:t>
      </w:r>
      <w:r w:rsidR="008739A8" w:rsidRPr="004E7573">
        <w:rPr>
          <w:rFonts w:ascii="Times New Roman" w:hAnsi="Times New Roman" w:cs="Times New Roman"/>
        </w:rPr>
        <w:t xml:space="preserve"> </w:t>
      </w:r>
    </w:p>
    <w:p w14:paraId="047D5BDF" w14:textId="43AA1405" w:rsidR="00241C50" w:rsidRPr="004E7573" w:rsidRDefault="008A48B8" w:rsidP="00241C50">
      <w:pPr>
        <w:jc w:val="center"/>
      </w:pPr>
      <w:r w:rsidRPr="004E7573">
        <w:rPr>
          <w:noProof/>
        </w:rPr>
        <w:drawing>
          <wp:inline distT="0" distB="0" distL="0" distR="0" wp14:anchorId="496ABDD9" wp14:editId="62ABA764">
            <wp:extent cx="3702479" cy="2619369"/>
            <wp:effectExtent l="0" t="0" r="0" b="0"/>
            <wp:docPr id="1106449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8522" t="11337" r="8758" b="9641"/>
                    <a:stretch>
                      <a:fillRect/>
                    </a:stretch>
                  </pic:blipFill>
                  <pic:spPr bwMode="auto">
                    <a:xfrm>
                      <a:off x="0" y="0"/>
                      <a:ext cx="3703143" cy="2619839"/>
                    </a:xfrm>
                    <a:prstGeom prst="rect">
                      <a:avLst/>
                    </a:prstGeom>
                    <a:noFill/>
                    <a:ln>
                      <a:noFill/>
                    </a:ln>
                    <a:extLst>
                      <a:ext uri="{53640926-AAD7-44D8-BBD7-CCE9431645EC}">
                        <a14:shadowObscured xmlns:a14="http://schemas.microsoft.com/office/drawing/2010/main"/>
                      </a:ext>
                    </a:extLst>
                  </pic:spPr>
                </pic:pic>
              </a:graphicData>
            </a:graphic>
          </wp:inline>
        </w:drawing>
      </w:r>
    </w:p>
    <w:p w14:paraId="3C547308" w14:textId="76F51C68" w:rsidR="003A0961" w:rsidRPr="004E7573" w:rsidRDefault="008F1BD9" w:rsidP="004E4166">
      <w:pPr>
        <w:jc w:val="center"/>
      </w:pPr>
      <w:r w:rsidRPr="004E7573">
        <w:t xml:space="preserve">Figure </w:t>
      </w:r>
      <w:r w:rsidR="00FC153C" w:rsidRPr="004E7573">
        <w:t>5</w:t>
      </w:r>
      <w:r w:rsidR="009B5B58" w:rsidRPr="004E7573">
        <w:t xml:space="preserve"> </w:t>
      </w:r>
      <w:r w:rsidRPr="004E7573">
        <w:t>:</w:t>
      </w:r>
      <w:r w:rsidR="00241C50" w:rsidRPr="004E7573">
        <w:t xml:space="preserve"> Schéma de mesure</w:t>
      </w:r>
    </w:p>
    <w:p w14:paraId="1D6C38E5" w14:textId="19B83F5E" w:rsidR="0010482A" w:rsidRPr="004E7573" w:rsidRDefault="0010482A" w:rsidP="003A0961">
      <w:r w:rsidRPr="004E7573">
        <w:t xml:space="preserve">Pour les </w:t>
      </w:r>
      <w:r w:rsidR="00FC153C" w:rsidRPr="004E7573">
        <w:t xml:space="preserve">diodes D2 et D3, </w:t>
      </w:r>
      <w:r w:rsidRPr="004E7573">
        <w:t>le schéma ne change pas il suffit de remplacer</w:t>
      </w:r>
      <w:r w:rsidR="00FC153C" w:rsidRPr="004E7573">
        <w:t xml:space="preserve"> dans le même sens</w:t>
      </w:r>
      <w:r w:rsidR="0048699F" w:rsidRPr="004E7573">
        <w:t>.</w:t>
      </w:r>
    </w:p>
    <w:p w14:paraId="1B63F9F8" w14:textId="78AA8345" w:rsidR="001865F9" w:rsidRPr="004E7573" w:rsidRDefault="001865F9" w:rsidP="003A0961"/>
    <w:p w14:paraId="1FF1A6F6" w14:textId="21C9F059" w:rsidR="000C2172" w:rsidRPr="004E7573" w:rsidRDefault="00000000" w:rsidP="004719DD">
      <w:pPr>
        <w:jc w:val="center"/>
      </w:pPr>
      <w:r w:rsidRPr="004E7573">
        <w:rPr>
          <w:noProof/>
        </w:rPr>
        <w:pict w14:anchorId="5B1643B2">
          <v:shape id="_x0000_s2143" type="#_x0000_t202" style="position:absolute;left:0;text-align:left;margin-left:41.9pt;margin-top:11.9pt;width:134.35pt;height:24.7pt;z-index:251658275">
            <v:textbox>
              <w:txbxContent>
                <w:p w14:paraId="4BB55CF8" w14:textId="6368330B" w:rsidR="00B71CC5" w:rsidRPr="00B71CC5" w:rsidRDefault="00B71CC5">
                  <w:pPr>
                    <w:rPr>
                      <w:lang w:val="fr-CH"/>
                    </w:rPr>
                  </w:pPr>
                  <w:r>
                    <w:rPr>
                      <w:lang w:val="fr-CH"/>
                    </w:rPr>
                    <w:t>Téléphone de M. Derré</w:t>
                  </w:r>
                </w:p>
              </w:txbxContent>
            </v:textbox>
          </v:shape>
        </w:pict>
      </w:r>
      <w:r w:rsidR="006A14D5" w:rsidRPr="004E7573">
        <w:rPr>
          <w:noProof/>
        </w:rPr>
        <w:drawing>
          <wp:inline distT="0" distB="0" distL="0" distR="0" wp14:anchorId="069E355F" wp14:editId="431C5688">
            <wp:extent cx="1656282" cy="1705970"/>
            <wp:effectExtent l="0" t="0" r="0" b="0"/>
            <wp:docPr id="2850872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7232" name="Image 2850872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8063" cy="1707804"/>
                    </a:xfrm>
                    <a:prstGeom prst="rect">
                      <a:avLst/>
                    </a:prstGeom>
                  </pic:spPr>
                </pic:pic>
              </a:graphicData>
            </a:graphic>
          </wp:inline>
        </w:drawing>
      </w:r>
      <w:r w:rsidR="00045F45" w:rsidRPr="004E7573">
        <w:rPr>
          <w:noProof/>
        </w:rPr>
        <w:drawing>
          <wp:inline distT="0" distB="0" distL="0" distR="0" wp14:anchorId="3A53ED7A" wp14:editId="6383CA1E">
            <wp:extent cx="3058897" cy="2156347"/>
            <wp:effectExtent l="0" t="0" r="0" b="0"/>
            <wp:docPr id="1565150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0722" name=""/>
                    <pic:cNvPicPr/>
                  </pic:nvPicPr>
                  <pic:blipFill rotWithShape="1">
                    <a:blip r:embed="rId19"/>
                    <a:srcRect b="4626"/>
                    <a:stretch>
                      <a:fillRect/>
                    </a:stretch>
                  </pic:blipFill>
                  <pic:spPr bwMode="auto">
                    <a:xfrm>
                      <a:off x="0" y="0"/>
                      <a:ext cx="3068557" cy="2163157"/>
                    </a:xfrm>
                    <a:prstGeom prst="rect">
                      <a:avLst/>
                    </a:prstGeom>
                    <a:ln>
                      <a:noFill/>
                    </a:ln>
                    <a:extLst>
                      <a:ext uri="{53640926-AAD7-44D8-BBD7-CCE9431645EC}">
                        <a14:shadowObscured xmlns:a14="http://schemas.microsoft.com/office/drawing/2010/main"/>
                      </a:ext>
                    </a:extLst>
                  </pic:spPr>
                </pic:pic>
              </a:graphicData>
            </a:graphic>
          </wp:inline>
        </w:drawing>
      </w:r>
    </w:p>
    <w:p w14:paraId="359F48EA" w14:textId="1F02B02C" w:rsidR="00D33C76" w:rsidRPr="004E7573" w:rsidRDefault="00D53DA1" w:rsidP="008A7802">
      <w:pPr>
        <w:jc w:val="center"/>
      </w:pPr>
      <w:r w:rsidRPr="004E7573">
        <w:t>Figure</w:t>
      </w:r>
      <w:r w:rsidR="0037486E" w:rsidRPr="004E7573">
        <w:t> </w:t>
      </w:r>
      <w:r w:rsidR="00BB2146" w:rsidRPr="004E7573">
        <w:t xml:space="preserve">6 </w:t>
      </w:r>
      <w:r w:rsidR="0037486E" w:rsidRPr="004E7573">
        <w:t xml:space="preserve">: Schéma </w:t>
      </w:r>
      <w:r w:rsidR="001202BD" w:rsidRPr="004E7573">
        <w:t xml:space="preserve">Photodiode en mode </w:t>
      </w:r>
      <w:r w:rsidR="00D65996" w:rsidRPr="004E7573">
        <w:t>photoconducteur</w:t>
      </w:r>
    </w:p>
    <w:p w14:paraId="1F3804C9" w14:textId="233616E9" w:rsidR="006A14D5" w:rsidRPr="004E7573" w:rsidRDefault="009156A9" w:rsidP="008A7802">
      <w:pPr>
        <w:jc w:val="center"/>
      </w:pPr>
      <w:r w:rsidRPr="004E7573">
        <w:t>L</w:t>
      </w:r>
      <w:r w:rsidR="00B107AC" w:rsidRPr="004E7573">
        <w:t xml:space="preserve">a lampe du téléphone est </w:t>
      </w:r>
      <w:r w:rsidR="001522D5" w:rsidRPr="004E7573">
        <w:t xml:space="preserve">un </w:t>
      </w:r>
      <w:r w:rsidR="00620E0B" w:rsidRPr="004E7573">
        <w:t>iPhone</w:t>
      </w:r>
      <w:r w:rsidR="001522D5" w:rsidRPr="004E7573">
        <w:t xml:space="preserve"> X qui est </w:t>
      </w:r>
      <w:r w:rsidR="00B107AC" w:rsidRPr="004E7573">
        <w:t xml:space="preserve">mise </w:t>
      </w:r>
      <w:r w:rsidR="000B0964" w:rsidRPr="004E7573">
        <w:t>au-dessus de</w:t>
      </w:r>
      <w:r w:rsidR="00B107AC" w:rsidRPr="004E7573">
        <w:t xml:space="preserve"> D4</w:t>
      </w:r>
      <w:r w:rsidR="006D274F" w:rsidRPr="004E7573">
        <w:t>.</w:t>
      </w:r>
    </w:p>
    <w:p w14:paraId="6DBE32CA" w14:textId="7F8B6429" w:rsidR="00FE7DFD" w:rsidRPr="004E7573" w:rsidRDefault="00FE7DFD" w:rsidP="00FE7DFD">
      <w:pPr>
        <w:keepLines w:val="0"/>
        <w:jc w:val="left"/>
      </w:pPr>
      <w:r w:rsidRPr="004E7573">
        <w:br w:type="page"/>
      </w:r>
    </w:p>
    <w:p w14:paraId="56F6B10B" w14:textId="20624CC8" w:rsidR="00B40A5D" w:rsidRPr="004E7573" w:rsidRDefault="00000000" w:rsidP="004719DD">
      <w:pPr>
        <w:jc w:val="center"/>
      </w:pPr>
      <w:r w:rsidRPr="004E7573">
        <w:rPr>
          <w:noProof/>
        </w:rPr>
        <w:lastRenderedPageBreak/>
        <w:pict w14:anchorId="5B1643B2">
          <v:shape id="_x0000_s2144" type="#_x0000_t202" style="position:absolute;left:0;text-align:left;margin-left:2.35pt;margin-top:149.95pt;width:134.35pt;height:24.7pt;z-index:251658276">
            <v:textbox>
              <w:txbxContent>
                <w:p w14:paraId="5556FE54" w14:textId="77777777" w:rsidR="00B71CC5" w:rsidRPr="00B71CC5" w:rsidRDefault="00B71CC5" w:rsidP="00B71CC5">
                  <w:pPr>
                    <w:rPr>
                      <w:lang w:val="fr-CH"/>
                    </w:rPr>
                  </w:pPr>
                  <w:r>
                    <w:rPr>
                      <w:lang w:val="fr-CH"/>
                    </w:rPr>
                    <w:t>Téléphone de M. Derré</w:t>
                  </w:r>
                </w:p>
              </w:txbxContent>
            </v:textbox>
          </v:shape>
        </w:pict>
      </w:r>
      <w:r w:rsidR="00A2300B" w:rsidRPr="004E7573">
        <w:rPr>
          <w:noProof/>
        </w:rPr>
        <w:drawing>
          <wp:inline distT="0" distB="0" distL="0" distR="0" wp14:anchorId="41F17EAB" wp14:editId="7D307EA5">
            <wp:extent cx="5792037" cy="2367034"/>
            <wp:effectExtent l="0" t="0" r="0" b="0"/>
            <wp:docPr id="20551205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0504" name="Image 2055120504"/>
                    <pic:cNvPicPr/>
                  </pic:nvPicPr>
                  <pic:blipFill rotWithShape="1">
                    <a:blip r:embed="rId20">
                      <a:extLst>
                        <a:ext uri="{28A0092B-C50C-407E-A947-70E740481C1C}">
                          <a14:useLocalDpi xmlns:a14="http://schemas.microsoft.com/office/drawing/2010/main" val="0"/>
                        </a:ext>
                      </a:extLst>
                    </a:blip>
                    <a:srcRect l="1229" t="7311" r="3873" b="8154"/>
                    <a:stretch>
                      <a:fillRect/>
                    </a:stretch>
                  </pic:blipFill>
                  <pic:spPr bwMode="auto">
                    <a:xfrm>
                      <a:off x="0" y="0"/>
                      <a:ext cx="5793958" cy="2367819"/>
                    </a:xfrm>
                    <a:prstGeom prst="rect">
                      <a:avLst/>
                    </a:prstGeom>
                    <a:ln>
                      <a:noFill/>
                    </a:ln>
                    <a:extLst>
                      <a:ext uri="{53640926-AAD7-44D8-BBD7-CCE9431645EC}">
                        <a14:shadowObscured xmlns:a14="http://schemas.microsoft.com/office/drawing/2010/main"/>
                      </a:ext>
                    </a:extLst>
                  </pic:spPr>
                </pic:pic>
              </a:graphicData>
            </a:graphic>
          </wp:inline>
        </w:drawing>
      </w:r>
    </w:p>
    <w:p w14:paraId="4C056B3B" w14:textId="17106C10" w:rsidR="00B40A5D" w:rsidRPr="004E7573" w:rsidRDefault="00B40A5D" w:rsidP="004719DD">
      <w:pPr>
        <w:jc w:val="center"/>
      </w:pPr>
      <w:r w:rsidRPr="004E7573">
        <w:t>Figure</w:t>
      </w:r>
      <w:r w:rsidR="00454098" w:rsidRPr="004E7573">
        <w:t xml:space="preserve"> </w:t>
      </w:r>
      <w:r w:rsidR="00EA4189" w:rsidRPr="004E7573">
        <w:t>7</w:t>
      </w:r>
      <w:r w:rsidRPr="004E7573">
        <w:t> : Schéma photovoltaïque</w:t>
      </w:r>
    </w:p>
    <w:p w14:paraId="749E28B8" w14:textId="77777777" w:rsidR="007A2180" w:rsidRPr="004E7573" w:rsidRDefault="007A2180" w:rsidP="004719DD">
      <w:pPr>
        <w:jc w:val="center"/>
      </w:pPr>
    </w:p>
    <w:p w14:paraId="1B9446C6" w14:textId="6D19B30C" w:rsidR="008679FE" w:rsidRPr="004E7573" w:rsidRDefault="00B71CC5" w:rsidP="008679FE">
      <w:pPr>
        <w:jc w:val="left"/>
      </w:pPr>
      <w:r w:rsidRPr="004E7573">
        <w:t>Le téléphone</w:t>
      </w:r>
      <w:r w:rsidR="00E220E3" w:rsidRPr="004E7573">
        <w:t xml:space="preserve"> est posé sur la boite </w:t>
      </w:r>
      <w:r w:rsidR="006E05CC" w:rsidRPr="004E7573">
        <w:t xml:space="preserve">de multimètre </w:t>
      </w:r>
      <w:proofErr w:type="spellStart"/>
      <w:r w:rsidR="002D4366" w:rsidRPr="004E7573">
        <w:t>GwInstek</w:t>
      </w:r>
      <w:proofErr w:type="spellEnd"/>
      <w:r w:rsidR="006D6D60" w:rsidRPr="004E7573">
        <w:t xml:space="preserve"> de façon à garder </w:t>
      </w:r>
      <w:r w:rsidR="00E77121" w:rsidRPr="004E7573">
        <w:t>une hauteur stable de 5,6 [cm]</w:t>
      </w:r>
      <w:r w:rsidR="00266945" w:rsidRPr="004E7573">
        <w:t xml:space="preserve"> en dessous de celle-ci se trouvera le panneau </w:t>
      </w:r>
      <w:r w:rsidR="00F14EA1" w:rsidRPr="004E7573">
        <w:t>photovoltaïque</w:t>
      </w:r>
      <w:r w:rsidR="00F74216" w:rsidRPr="004E7573">
        <w:t>.</w:t>
      </w:r>
    </w:p>
    <w:p w14:paraId="0F5CCE2C" w14:textId="020B2EFB" w:rsidR="00164B83" w:rsidRPr="004E7573" w:rsidRDefault="00E603D8" w:rsidP="008679FE">
      <w:pPr>
        <w:jc w:val="left"/>
      </w:pPr>
      <w:r w:rsidRPr="004E7573">
        <w:t xml:space="preserve">Une fois le téléphone </w:t>
      </w:r>
      <w:r w:rsidR="00D639D4" w:rsidRPr="004E7573">
        <w:t xml:space="preserve">et le panneau </w:t>
      </w:r>
      <w:r w:rsidRPr="004E7573">
        <w:t>stable</w:t>
      </w:r>
      <w:r w:rsidR="00E32345" w:rsidRPr="004E7573">
        <w:t xml:space="preserve">, on </w:t>
      </w:r>
      <w:r w:rsidR="00926BC2" w:rsidRPr="004E7573">
        <w:t>fait varier la valeur du potentiomètre</w:t>
      </w:r>
      <w:r w:rsidR="00AA5DFF" w:rsidRPr="004E7573">
        <w:t xml:space="preserve"> </w:t>
      </w:r>
      <w:r w:rsidR="007B4A5A" w:rsidRPr="004E7573">
        <w:t xml:space="preserve">et mesurer </w:t>
      </w:r>
      <w:r w:rsidR="006F1943" w:rsidRPr="004E7573">
        <w:t>le courant et la tension</w:t>
      </w:r>
      <w:r w:rsidR="00EA4CC3" w:rsidRPr="004E7573">
        <w:t xml:space="preserve"> donné grâce </w:t>
      </w:r>
      <w:r w:rsidR="00122454" w:rsidRPr="004E7573">
        <w:t>à</w:t>
      </w:r>
      <w:r w:rsidR="00EA4CC3" w:rsidRPr="004E7573">
        <w:t xml:space="preserve"> cela </w:t>
      </w:r>
      <w:r w:rsidR="00AF6EC4" w:rsidRPr="004E7573">
        <w:t xml:space="preserve">nous pouvons déterminer le </w:t>
      </w:r>
      <w:proofErr w:type="spellStart"/>
      <w:r w:rsidR="00AF6EC4" w:rsidRPr="004E7573">
        <w:t>Mpp</w:t>
      </w:r>
      <w:proofErr w:type="spellEnd"/>
      <w:r w:rsidR="00AF6EC4" w:rsidRPr="004E7573">
        <w:t xml:space="preserve"> du panneau</w:t>
      </w:r>
      <w:r w:rsidR="00E4167F" w:rsidRPr="004E7573">
        <w:t>.</w:t>
      </w:r>
    </w:p>
    <w:p w14:paraId="6B261B36" w14:textId="6AE8F921" w:rsidR="00882DF4" w:rsidRPr="004E7573" w:rsidRDefault="004A481F" w:rsidP="00A7109A">
      <w:pPr>
        <w:jc w:val="left"/>
      </w:pPr>
      <w:r w:rsidRPr="004E7573">
        <w:t xml:space="preserve">Le </w:t>
      </w:r>
      <w:proofErr w:type="spellStart"/>
      <w:r w:rsidRPr="004E7573">
        <w:t>Mpp</w:t>
      </w:r>
      <w:proofErr w:type="spellEnd"/>
      <w:r w:rsidRPr="004E7573">
        <w:t xml:space="preserve"> </w:t>
      </w:r>
      <w:r w:rsidR="00457F70" w:rsidRPr="004E7573">
        <w:t xml:space="preserve">et la puissance la plus haute </w:t>
      </w:r>
      <w:r w:rsidR="00F56566" w:rsidRPr="004E7573">
        <w:t>vi</w:t>
      </w:r>
      <w:r w:rsidR="00EA27A6" w:rsidRPr="004E7573">
        <w:t>a</w:t>
      </w:r>
      <w:r w:rsidR="00F56566" w:rsidRPr="004E7573">
        <w:t xml:space="preserve"> la tension * le courant</w:t>
      </w:r>
      <w:r w:rsidR="00887CED" w:rsidRPr="004E7573">
        <w:t>.</w:t>
      </w:r>
    </w:p>
    <w:p w14:paraId="2886185B" w14:textId="77777777" w:rsidR="003F7003" w:rsidRPr="004E7573" w:rsidRDefault="003F7003" w:rsidP="00A7109A">
      <w:pPr>
        <w:jc w:val="left"/>
      </w:pPr>
    </w:p>
    <w:p w14:paraId="16E47F05" w14:textId="1A51DD96" w:rsidR="003F7003" w:rsidRPr="004E7573" w:rsidRDefault="003F7003" w:rsidP="00A7109A">
      <w:pPr>
        <w:jc w:val="left"/>
      </w:pPr>
      <w:r w:rsidRPr="004E7573">
        <w:t>Une fois les valeurs mesur</w:t>
      </w:r>
      <w:r w:rsidR="00C46F56" w:rsidRPr="004E7573">
        <w:t xml:space="preserve">ées, refaire les mêmes mesures mais avec D4 en mode </w:t>
      </w:r>
      <w:r w:rsidR="00406B5E" w:rsidRPr="004E7573">
        <w:t>photovoltaïque qui va remplacer D5.</w:t>
      </w:r>
    </w:p>
    <w:p w14:paraId="3F64081F" w14:textId="28735239" w:rsidR="00C81A77" w:rsidRPr="004E7573" w:rsidRDefault="00C81A77" w:rsidP="009E152F">
      <w:pPr>
        <w:pStyle w:val="Titre1"/>
        <w:rPr>
          <w:rFonts w:ascii="Times New Roman" w:hAnsi="Times New Roman" w:cs="Times New Roman"/>
        </w:rPr>
      </w:pPr>
      <w:bookmarkStart w:id="17" w:name="_Toc241153653"/>
      <w:r w:rsidRPr="004E7573">
        <w:rPr>
          <w:rFonts w:ascii="Times New Roman" w:hAnsi="Times New Roman" w:cs="Times New Roman"/>
        </w:rPr>
        <w:t>Mesures</w:t>
      </w:r>
      <w:bookmarkEnd w:id="17"/>
    </w:p>
    <w:p w14:paraId="7B933D33" w14:textId="780291E4" w:rsidR="00AA192A" w:rsidRPr="004E7573" w:rsidRDefault="00CA6D16" w:rsidP="00AA192A">
      <w:pPr>
        <w:pStyle w:val="Titre2"/>
        <w:rPr>
          <w:rFonts w:ascii="Times New Roman" w:hAnsi="Times New Roman" w:cs="Times New Roman"/>
        </w:rPr>
      </w:pPr>
      <w:bookmarkStart w:id="18" w:name="_Toc241153654"/>
      <w:r w:rsidRPr="004E7573">
        <w:rPr>
          <w:rFonts w:ascii="Times New Roman" w:hAnsi="Times New Roman" w:cs="Times New Roman"/>
        </w:rPr>
        <w:t>Diodes</w:t>
      </w:r>
      <w:bookmarkEnd w:id="18"/>
      <w:r w:rsidRPr="004E7573">
        <w:rPr>
          <w:rFonts w:ascii="Times New Roman" w:hAnsi="Times New Roman" w:cs="Times New Roman"/>
        </w:rPr>
        <w:t xml:space="preserve"> </w:t>
      </w:r>
    </w:p>
    <w:p w14:paraId="67EEF81A" w14:textId="4546992C" w:rsidR="0097095F" w:rsidRPr="004E7573" w:rsidRDefault="00000000" w:rsidP="0097095F">
      <w:r w:rsidRPr="004E7573">
        <w:rPr>
          <w:noProof/>
        </w:rPr>
        <w:pict w14:anchorId="406F0194">
          <v:shape id="_x0000_s2141" type="#_x0000_t32" style="position:absolute;left:0;text-align:left;margin-left:110.25pt;margin-top:173.7pt;width:27pt;height:10.1pt;flip:x;z-index:251658274" o:connectortype="straight">
            <v:stroke endarrow="block"/>
          </v:shape>
        </w:pict>
      </w:r>
      <w:r w:rsidRPr="004E7573">
        <w:rPr>
          <w:noProof/>
        </w:rPr>
        <w:pict w14:anchorId="798E7C3A">
          <v:shape id="_x0000_s2140" type="#_x0000_t202" style="position:absolute;left:0;text-align:left;margin-left:129.75pt;margin-top:159.45pt;width:98.35pt;height:26.6pt;z-index:251658273" filled="f" stroked="f">
            <v:textbox>
              <w:txbxContent>
                <w:p w14:paraId="6A40BFF8" w14:textId="5215C8E5" w:rsidR="004B41EE" w:rsidRPr="004B41EE" w:rsidRDefault="004B41EE">
                  <w:pPr>
                    <w:rPr>
                      <w:lang w:val="fr-CH"/>
                    </w:rPr>
                  </w:pPr>
                  <w:r>
                    <w:rPr>
                      <w:lang w:val="fr-CH"/>
                    </w:rPr>
                    <w:t>UR1(OFF)max</w:t>
                  </w:r>
                </w:p>
              </w:txbxContent>
            </v:textbox>
          </v:shape>
        </w:pict>
      </w:r>
      <w:r w:rsidRPr="004E7573">
        <w:rPr>
          <w:noProof/>
        </w:rPr>
        <w:pict w14:anchorId="0DB5B886">
          <v:shape id="_x0000_s2139" type="#_x0000_t202" style="position:absolute;left:0;text-align:left;margin-left:137.25pt;margin-top:130.2pt;width:75.4pt;height:31.45pt;z-index:251658272" filled="f" stroked="f">
            <v:textbox>
              <w:txbxContent>
                <w:p w14:paraId="0F749931" w14:textId="2FAF5930" w:rsidR="004B41EE" w:rsidRPr="004B41EE" w:rsidRDefault="004B41EE">
                  <w:pPr>
                    <w:rPr>
                      <w:lang w:val="fr-CH"/>
                    </w:rPr>
                  </w:pPr>
                  <w:r>
                    <w:rPr>
                      <w:lang w:val="fr-CH"/>
                    </w:rPr>
                    <w:t>UR1(OFF)</w:t>
                  </w:r>
                </w:p>
              </w:txbxContent>
            </v:textbox>
          </v:shape>
        </w:pict>
      </w:r>
      <w:r w:rsidRPr="004E7573">
        <w:rPr>
          <w:noProof/>
        </w:rPr>
        <w:pict w14:anchorId="668638C8">
          <v:shape id="_x0000_s2138" type="#_x0000_t202" style="position:absolute;left:0;text-align:left;margin-left:37.5pt;margin-top:104.3pt;width:67.2pt;height:25.5pt;z-index:251658271" filled="f" stroked="f">
            <v:textbox>
              <w:txbxContent>
                <w:p w14:paraId="463D3FDA" w14:textId="1B8CEA0A" w:rsidR="004B41EE" w:rsidRPr="004B41EE" w:rsidRDefault="004B41EE">
                  <w:pPr>
                    <w:rPr>
                      <w:lang w:val="fr-CH"/>
                    </w:rPr>
                  </w:pPr>
                  <w:r>
                    <w:rPr>
                      <w:lang w:val="fr-CH"/>
                    </w:rPr>
                    <w:t>UR1(ON)</w:t>
                  </w:r>
                </w:p>
              </w:txbxContent>
            </v:textbox>
          </v:shape>
        </w:pict>
      </w:r>
      <w:r w:rsidRPr="004E7573">
        <w:rPr>
          <w:noProof/>
        </w:rPr>
        <w:pict w14:anchorId="418C9414">
          <v:shape id="_x0000_s2123" type="#_x0000_t32" style="position:absolute;left:0;text-align:left;margin-left:101.4pt;margin-top:233.6pt;width:14.8pt;height:0;flip:x;z-index:251658258" o:connectortype="straight"/>
        </w:pict>
      </w:r>
      <w:r w:rsidRPr="004E7573">
        <w:rPr>
          <w:noProof/>
        </w:rPr>
        <w:pict w14:anchorId="3119F393">
          <v:shape id="_x0000_s2122" type="#_x0000_t32" style="position:absolute;left:0;text-align:left;margin-left:110.25pt;margin-top:229.85pt;width:40.2pt;height:10.85pt;flip:x;z-index:251658257" o:connectortype="straight">
            <v:stroke endarrow="block"/>
          </v:shape>
        </w:pict>
      </w:r>
      <w:r w:rsidRPr="004E7573">
        <w:rPr>
          <w:noProof/>
        </w:rPr>
        <w:pict w14:anchorId="4919A712">
          <v:shape id="_x0000_s2126" type="#_x0000_t202" style="position:absolute;left:0;text-align:left;margin-left:138.3pt;margin-top:190.6pt;width:63.95pt;height:23.6pt;z-index:251658255" filled="f" stroked="f">
            <v:textbox style="mso-next-textbox:#_x0000_s2126">
              <w:txbxContent>
                <w:p w14:paraId="4BA2240C" w14:textId="77777777" w:rsidR="00B57B29" w:rsidRPr="005D08BD" w:rsidRDefault="00B57B29" w:rsidP="00B57B29">
                  <w:pPr>
                    <w:rPr>
                      <w:lang w:val="fr-CH"/>
                    </w:rPr>
                  </w:pPr>
                  <w:r>
                    <w:rPr>
                      <w:lang w:val="fr-CH"/>
                    </w:rPr>
                    <w:t>Ir</w:t>
                  </w:r>
                </w:p>
              </w:txbxContent>
            </v:textbox>
          </v:shape>
        </w:pict>
      </w:r>
      <w:r w:rsidRPr="004E7573">
        <w:rPr>
          <w:noProof/>
        </w:rPr>
        <w:pict w14:anchorId="782B3547">
          <v:shape id="_x0000_s2127" type="#_x0000_t202" style="position:absolute;left:0;text-align:left;margin-left:11.7pt;margin-top:162.85pt;width:62.75pt;height:25.35pt;z-index:251658254" filled="f" stroked="f">
            <v:textbox style="mso-next-textbox:#_x0000_s2127">
              <w:txbxContent>
                <w:p w14:paraId="264DAB70" w14:textId="77777777" w:rsidR="00B57B29" w:rsidRPr="005D08BD" w:rsidRDefault="00B57B29" w:rsidP="00B57B29">
                  <w:pPr>
                    <w:rPr>
                      <w:lang w:val="fr-CH"/>
                    </w:rPr>
                  </w:pPr>
                  <w:r>
                    <w:rPr>
                      <w:lang w:val="fr-CH"/>
                    </w:rPr>
                    <w:t>Id</w:t>
                  </w:r>
                </w:p>
              </w:txbxContent>
            </v:textbox>
          </v:shape>
        </w:pict>
      </w:r>
      <w:r w:rsidRPr="004E7573">
        <w:rPr>
          <w:noProof/>
        </w:rPr>
        <w:pict w14:anchorId="7679D156">
          <v:shape id="_x0000_s2120" type="#_x0000_t202" style="position:absolute;left:0;text-align:left;margin-left:128pt;margin-top:67.85pt;width:76.05pt;height:31.05pt;z-index:251658253" filled="f" stroked="f">
            <v:textbox style="mso-next-textbox:#_x0000_s2120">
              <w:txbxContent>
                <w:p w14:paraId="43461054" w14:textId="77777777" w:rsidR="00B57B29" w:rsidRPr="006F51BC" w:rsidRDefault="00B57B29" w:rsidP="00B57B29">
                  <w:pPr>
                    <w:rPr>
                      <w:lang w:val="fr-CH"/>
                    </w:rPr>
                  </w:pPr>
                  <w:r>
                    <w:rPr>
                      <w:lang w:val="fr-CH"/>
                    </w:rPr>
                    <w:t>Uj (OFF)</w:t>
                  </w:r>
                </w:p>
              </w:txbxContent>
            </v:textbox>
          </v:shape>
        </w:pict>
      </w:r>
      <w:r w:rsidRPr="004E7573">
        <w:rPr>
          <w:noProof/>
        </w:rPr>
        <w:pict w14:anchorId="3E51103F">
          <v:shape id="_x0000_s2121" type="#_x0000_t202" style="position:absolute;left:0;text-align:left;margin-left:19.2pt;margin-top:60.75pt;width:74.8pt;height:25.4pt;z-index:251658252" filled="f" stroked="f">
            <v:textbox style="mso-next-textbox:#_x0000_s2121">
              <w:txbxContent>
                <w:p w14:paraId="39CE1BA5" w14:textId="77777777" w:rsidR="00B57B29" w:rsidRPr="006F51BC" w:rsidRDefault="00B57B29" w:rsidP="00B57B29">
                  <w:pPr>
                    <w:rPr>
                      <w:lang w:val="fr-CH"/>
                    </w:rPr>
                  </w:pPr>
                  <w:r>
                    <w:rPr>
                      <w:lang w:val="fr-CH"/>
                    </w:rPr>
                    <w:t>Uj (ON)</w:t>
                  </w:r>
                </w:p>
              </w:txbxContent>
            </v:textbox>
          </v:shape>
        </w:pict>
      </w:r>
      <w:r w:rsidRPr="004E7573">
        <w:rPr>
          <w:noProof/>
        </w:rPr>
        <w:pict w14:anchorId="1AE067FC">
          <v:shape id="_x0000_s2119" type="#_x0000_t202" style="position:absolute;left:0;text-align:left;margin-left:10.5pt;margin-top:12.45pt;width:94.2pt;height:42.65pt;z-index:251658260" filled="f" stroked="f" strokecolor="white [3212]">
            <v:textbox style="mso-next-textbox:#_x0000_s2119">
              <w:txbxContent>
                <w:p w14:paraId="2E01F3DB" w14:textId="744450A1" w:rsidR="00573F29" w:rsidRPr="00573F29" w:rsidRDefault="00573F29">
                  <w:pPr>
                    <w:rPr>
                      <w:lang w:val="fr-CH"/>
                    </w:rPr>
                  </w:pPr>
                  <w:r>
                    <w:rPr>
                      <w:lang w:val="fr-CH"/>
                    </w:rPr>
                    <w:t>Générateur</w:t>
                  </w:r>
                </w:p>
              </w:txbxContent>
            </v:textbox>
          </v:shape>
        </w:pict>
      </w:r>
      <w:r w:rsidR="00A9362B" w:rsidRPr="004E7573">
        <w:rPr>
          <w:noProof/>
        </w:rPr>
        <w:drawing>
          <wp:inline distT="0" distB="0" distL="0" distR="0" wp14:anchorId="0D640AF8" wp14:editId="69BE8D05">
            <wp:extent cx="6105525" cy="3434080"/>
            <wp:effectExtent l="0" t="0" r="0" b="0"/>
            <wp:docPr id="9125217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21766" name="Image 9125217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r w:rsidRPr="004E7573">
        <w:rPr>
          <w:noProof/>
        </w:rPr>
        <w:pict w14:anchorId="43ABCE66">
          <v:shape id="_x0000_s2124" type="#_x0000_t202" style="position:absolute;left:0;text-align:left;margin-left:80.75pt;margin-top:213.15pt;width:29.15pt;height:26.1pt;z-index:251658259;mso-position-horizontal-relative:text;mso-position-vertical-relative:text" filled="f" stroked="f">
            <v:textbox style="mso-next-textbox:#_x0000_s2124">
              <w:txbxContent>
                <w:p w14:paraId="14413FAC" w14:textId="5DC4296D" w:rsidR="00ED74A1" w:rsidRPr="00A06C1E" w:rsidRDefault="00122454" w:rsidP="00ED74A1">
                  <w:pPr>
                    <w:rPr>
                      <w:lang w:val="fr-CH"/>
                    </w:rPr>
                  </w:pPr>
                  <w:r>
                    <w:rPr>
                      <w:lang w:val="fr-CH"/>
                    </w:rPr>
                    <w:t>Trr</w:t>
                  </w:r>
                </w:p>
              </w:txbxContent>
            </v:textbox>
          </v:shape>
        </w:pict>
      </w:r>
      <w:r w:rsidRPr="004E7573">
        <w:rPr>
          <w:noProof/>
        </w:rPr>
        <w:pict w14:anchorId="2CA7D988">
          <v:shape id="_x0000_s2125" type="#_x0000_t202" style="position:absolute;left:0;text-align:left;margin-left:134pt;margin-top:211.5pt;width:58.45pt;height:25.4pt;z-index:251658256;mso-position-horizontal-relative:text;mso-position-vertical-relative:text" filled="f" stroked="f">
            <v:textbox style="mso-next-textbox:#_x0000_s2125">
              <w:txbxContent>
                <w:p w14:paraId="5A30E974" w14:textId="77777777" w:rsidR="00B57B29" w:rsidRPr="006F51BC" w:rsidRDefault="00B57B29" w:rsidP="00B57B29">
                  <w:pPr>
                    <w:rPr>
                      <w:lang w:val="fr-CH"/>
                    </w:rPr>
                  </w:pPr>
                  <w:r>
                    <w:rPr>
                      <w:lang w:val="fr-CH"/>
                    </w:rPr>
                    <w:t>Ir max</w:t>
                  </w:r>
                </w:p>
              </w:txbxContent>
            </v:textbox>
          </v:shape>
        </w:pict>
      </w:r>
    </w:p>
    <w:p w14:paraId="5046A74A" w14:textId="6CA7EAE6" w:rsidR="00B57B29" w:rsidRPr="004E7573" w:rsidRDefault="00AD4529" w:rsidP="004C65F0">
      <w:pPr>
        <w:jc w:val="center"/>
      </w:pPr>
      <w:r w:rsidRPr="004E7573">
        <w:t>Figure</w:t>
      </w:r>
      <w:r w:rsidR="00DA1B58" w:rsidRPr="004E7573">
        <w:t xml:space="preserve"> </w:t>
      </w:r>
      <w:r w:rsidR="007A2180" w:rsidRPr="004E7573">
        <w:t>8</w:t>
      </w:r>
      <w:r w:rsidRPr="004E7573">
        <w:t> : Mesure</w:t>
      </w:r>
      <w:r w:rsidR="003924D0" w:rsidRPr="004E7573">
        <w:t xml:space="preserve"> oscilloscope</w:t>
      </w:r>
      <w:r w:rsidR="00635186" w:rsidRPr="004E7573">
        <w:t xml:space="preserve"> 1N4004</w:t>
      </w:r>
      <w:r w:rsidRPr="004E7573">
        <w:t xml:space="preserve"> </w:t>
      </w:r>
    </w:p>
    <w:p w14:paraId="6BDE4270" w14:textId="77777777" w:rsidR="00C95875" w:rsidRPr="004E7573" w:rsidRDefault="00C95875" w:rsidP="004C65F0">
      <w:pPr>
        <w:jc w:val="center"/>
      </w:pPr>
    </w:p>
    <w:p w14:paraId="6BE990D1" w14:textId="45E537ED" w:rsidR="003D694C" w:rsidRPr="004E7573" w:rsidRDefault="00000000" w:rsidP="004C65F0">
      <w:pPr>
        <w:jc w:val="center"/>
      </w:pPr>
      <w:r w:rsidRPr="004E7573">
        <w:rPr>
          <w:noProof/>
        </w:rPr>
        <w:pict w14:anchorId="059F5DA9">
          <v:oval id="_x0000_s2137" style="position:absolute;left:0;text-align:left;margin-left:204.8pt;margin-top:16.8pt;width:37.4pt;height:25.7pt;z-index:251658270" filled="f" strokecolor="#e00" strokeweight="3pt"/>
        </w:pict>
      </w:r>
      <w:r w:rsidR="003D694C" w:rsidRPr="004E7573">
        <w:rPr>
          <w:noProof/>
        </w:rPr>
        <w:drawing>
          <wp:inline distT="0" distB="0" distL="0" distR="0" wp14:anchorId="5B79DF92" wp14:editId="6A01FFC8">
            <wp:extent cx="6105525" cy="3434080"/>
            <wp:effectExtent l="0" t="0" r="0" b="0"/>
            <wp:docPr id="896671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1577" name="Image 8966715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p>
    <w:p w14:paraId="507F9A84" w14:textId="60834912" w:rsidR="003D694C" w:rsidRPr="004E7573" w:rsidRDefault="003D694C" w:rsidP="004C65F0">
      <w:pPr>
        <w:jc w:val="center"/>
      </w:pPr>
      <w:r w:rsidRPr="004E7573">
        <w:t xml:space="preserve">Figure </w:t>
      </w:r>
      <w:r w:rsidR="007A2180" w:rsidRPr="004E7573">
        <w:t>9</w:t>
      </w:r>
      <w:r w:rsidRPr="004E7573">
        <w:t xml:space="preserve"> : </w:t>
      </w:r>
      <w:proofErr w:type="spellStart"/>
      <w:r w:rsidRPr="004E7573">
        <w:t>Trr</w:t>
      </w:r>
      <w:proofErr w:type="spellEnd"/>
      <w:r w:rsidRPr="004E7573">
        <w:t xml:space="preserve"> 4004</w:t>
      </w:r>
    </w:p>
    <w:p w14:paraId="02AE15CE" w14:textId="5D8BC77A" w:rsidR="005A16D5" w:rsidRPr="004E7573" w:rsidRDefault="006F0079" w:rsidP="000F43C8">
      <w:pPr>
        <w:jc w:val="left"/>
      </w:pPr>
      <w:r w:rsidRPr="004E7573">
        <w:t xml:space="preserve">Mesures des autres </w:t>
      </w:r>
      <w:r w:rsidR="00CA1D49" w:rsidRPr="004E7573">
        <w:t>diodes en annexe</w:t>
      </w:r>
      <w:r w:rsidR="003B52D7" w:rsidRPr="004E7573">
        <w:t xml:space="preserve"> </w:t>
      </w:r>
      <w:r w:rsidR="00DD5AF8" w:rsidRPr="004E7573">
        <w:t>C</w:t>
      </w:r>
      <w:r w:rsidR="007A2180" w:rsidRPr="004E7573">
        <w:t xml:space="preserve"> page</w:t>
      </w:r>
      <w:r w:rsidR="00D056ED" w:rsidRPr="004E7573">
        <w:t>s</w:t>
      </w:r>
      <w:r w:rsidR="007A2180" w:rsidRPr="004E7573">
        <w:t xml:space="preserve"> </w:t>
      </w:r>
      <w:r w:rsidR="00D056ED" w:rsidRPr="004E7573">
        <w:t>21 et 22</w:t>
      </w:r>
      <w:r w:rsidR="002665E9" w:rsidRPr="004E7573">
        <w:t>.</w:t>
      </w:r>
    </w:p>
    <w:p w14:paraId="1F3C57AA" w14:textId="77777777" w:rsidR="00D90CE6" w:rsidRPr="004E7573" w:rsidRDefault="00D90CE6" w:rsidP="00827480">
      <w:pPr>
        <w:jc w:val="center"/>
      </w:pPr>
    </w:p>
    <w:tbl>
      <w:tblPr>
        <w:tblW w:w="5106" w:type="dxa"/>
        <w:jc w:val="center"/>
        <w:tblCellMar>
          <w:left w:w="70" w:type="dxa"/>
          <w:right w:w="70" w:type="dxa"/>
        </w:tblCellMar>
        <w:tblLook w:val="04A0" w:firstRow="1" w:lastRow="0" w:firstColumn="1" w:lastColumn="0" w:noHBand="0" w:noVBand="1"/>
      </w:tblPr>
      <w:tblGrid>
        <w:gridCol w:w="1594"/>
        <w:gridCol w:w="1032"/>
        <w:gridCol w:w="1033"/>
        <w:gridCol w:w="1447"/>
      </w:tblGrid>
      <w:tr w:rsidR="00D90CE6" w:rsidRPr="004E7573" w14:paraId="5AD3A1AD" w14:textId="77777777" w:rsidTr="008466A0">
        <w:trPr>
          <w:trHeight w:val="330"/>
          <w:jc w:val="center"/>
        </w:trPr>
        <w:tc>
          <w:tcPr>
            <w:tcW w:w="159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BC8562A" w14:textId="77777777" w:rsidR="00D90CE6" w:rsidRPr="004E7573" w:rsidRDefault="00D90CE6" w:rsidP="00A20CDD">
            <w:pPr>
              <w:keepLines w:val="0"/>
              <w:jc w:val="center"/>
              <w:rPr>
                <w:color w:val="000000"/>
                <w:lang w:val="fr-CH" w:eastAsia="fr-CH"/>
              </w:rPr>
            </w:pPr>
            <w:r w:rsidRPr="004E7573">
              <w:rPr>
                <w:color w:val="000000"/>
                <w:lang w:val="fr-CH" w:eastAsia="fr-CH"/>
              </w:rPr>
              <w:t>Duty cycle</w:t>
            </w:r>
          </w:p>
        </w:tc>
        <w:tc>
          <w:tcPr>
            <w:tcW w:w="3512" w:type="dxa"/>
            <w:gridSpan w:val="3"/>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5F9E669E" w14:textId="77777777" w:rsidR="00D90CE6" w:rsidRPr="004E7573" w:rsidRDefault="00D90CE6" w:rsidP="00A20CDD">
            <w:pPr>
              <w:keepLines w:val="0"/>
              <w:jc w:val="center"/>
              <w:rPr>
                <w:color w:val="000000"/>
                <w:lang w:val="fr-CH" w:eastAsia="fr-CH"/>
              </w:rPr>
            </w:pPr>
            <w:r w:rsidRPr="004E7573">
              <w:rPr>
                <w:color w:val="000000"/>
                <w:lang w:val="fr-CH" w:eastAsia="fr-CH"/>
              </w:rPr>
              <w:t>50%</w:t>
            </w:r>
          </w:p>
        </w:tc>
      </w:tr>
      <w:tr w:rsidR="00D90CE6" w:rsidRPr="004E7573" w14:paraId="339B4CF3" w14:textId="77777777" w:rsidTr="008466A0">
        <w:trPr>
          <w:trHeight w:val="645"/>
          <w:jc w:val="center"/>
        </w:trPr>
        <w:tc>
          <w:tcPr>
            <w:tcW w:w="159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03EE415E" w14:textId="77777777" w:rsidR="00D90CE6" w:rsidRPr="004E7573" w:rsidRDefault="00D90CE6" w:rsidP="00A20CDD">
            <w:pPr>
              <w:keepLines w:val="0"/>
              <w:jc w:val="center"/>
              <w:rPr>
                <w:color w:val="000000"/>
                <w:lang w:val="fr-CH" w:eastAsia="fr-CH"/>
              </w:rPr>
            </w:pPr>
            <w:r w:rsidRPr="004E7573">
              <w:rPr>
                <w:color w:val="000000"/>
                <w:lang w:val="fr-CH" w:eastAsia="fr-CH"/>
              </w:rPr>
              <w:t>Caractéristique</w:t>
            </w:r>
          </w:p>
        </w:tc>
        <w:tc>
          <w:tcPr>
            <w:tcW w:w="1032" w:type="dxa"/>
            <w:tcBorders>
              <w:top w:val="nil"/>
              <w:left w:val="nil"/>
              <w:bottom w:val="single" w:sz="8" w:space="0" w:color="auto"/>
              <w:right w:val="single" w:sz="8" w:space="0" w:color="auto"/>
            </w:tcBorders>
            <w:shd w:val="clear" w:color="auto" w:fill="D9D9D9" w:themeFill="background1" w:themeFillShade="D9"/>
            <w:vAlign w:val="center"/>
            <w:hideMark/>
          </w:tcPr>
          <w:p w14:paraId="664E6C9E" w14:textId="77777777" w:rsidR="00D90CE6" w:rsidRPr="004E7573" w:rsidRDefault="00D90CE6" w:rsidP="00A20CDD">
            <w:pPr>
              <w:keepLines w:val="0"/>
              <w:jc w:val="center"/>
              <w:rPr>
                <w:color w:val="000000"/>
                <w:lang w:val="fr-CH" w:eastAsia="fr-CH"/>
              </w:rPr>
            </w:pPr>
            <w:r w:rsidRPr="004E7573">
              <w:rPr>
                <w:color w:val="000000"/>
                <w:lang w:val="fr-CH" w:eastAsia="fr-CH"/>
              </w:rPr>
              <w:t>1N4004</w:t>
            </w:r>
          </w:p>
        </w:tc>
        <w:tc>
          <w:tcPr>
            <w:tcW w:w="1033" w:type="dxa"/>
            <w:tcBorders>
              <w:top w:val="nil"/>
              <w:left w:val="nil"/>
              <w:bottom w:val="single" w:sz="8" w:space="0" w:color="auto"/>
              <w:right w:val="single" w:sz="8" w:space="0" w:color="auto"/>
            </w:tcBorders>
            <w:shd w:val="clear" w:color="auto" w:fill="D9D9D9" w:themeFill="background1" w:themeFillShade="D9"/>
            <w:vAlign w:val="center"/>
            <w:hideMark/>
          </w:tcPr>
          <w:p w14:paraId="69A9CF73" w14:textId="77777777" w:rsidR="00D90CE6" w:rsidRPr="004E7573" w:rsidRDefault="00D90CE6" w:rsidP="00A20CDD">
            <w:pPr>
              <w:keepLines w:val="0"/>
              <w:jc w:val="center"/>
              <w:rPr>
                <w:color w:val="000000"/>
                <w:lang w:val="fr-CH" w:eastAsia="fr-CH"/>
              </w:rPr>
            </w:pPr>
            <w:r w:rsidRPr="004E7573">
              <w:rPr>
                <w:color w:val="000000"/>
                <w:lang w:val="fr-CH" w:eastAsia="fr-CH"/>
              </w:rPr>
              <w:t>1N4148</w:t>
            </w:r>
          </w:p>
        </w:tc>
        <w:tc>
          <w:tcPr>
            <w:tcW w:w="1447" w:type="dxa"/>
            <w:tcBorders>
              <w:top w:val="nil"/>
              <w:left w:val="nil"/>
              <w:bottom w:val="single" w:sz="8" w:space="0" w:color="auto"/>
              <w:right w:val="single" w:sz="8" w:space="0" w:color="auto"/>
            </w:tcBorders>
            <w:shd w:val="clear" w:color="auto" w:fill="D9D9D9" w:themeFill="background1" w:themeFillShade="D9"/>
            <w:vAlign w:val="center"/>
            <w:hideMark/>
          </w:tcPr>
          <w:p w14:paraId="328857C1" w14:textId="785B8C56" w:rsidR="00D90CE6" w:rsidRPr="004E7573" w:rsidRDefault="00D90CE6" w:rsidP="00A20CDD">
            <w:pPr>
              <w:keepLines w:val="0"/>
              <w:jc w:val="center"/>
              <w:rPr>
                <w:color w:val="000000"/>
                <w:lang w:val="fr-CH" w:eastAsia="fr-CH"/>
              </w:rPr>
            </w:pPr>
            <w:r w:rsidRPr="004E7573">
              <w:rPr>
                <w:color w:val="000000"/>
                <w:lang w:val="fr-CH" w:eastAsia="fr-CH"/>
              </w:rPr>
              <w:t>SB2100</w:t>
            </w:r>
            <w:r w:rsidR="008466A0" w:rsidRPr="004E7573">
              <w:rPr>
                <w:color w:val="000000"/>
                <w:lang w:val="fr-CH" w:eastAsia="fr-CH"/>
              </w:rPr>
              <w:t>E-G</w:t>
            </w:r>
          </w:p>
        </w:tc>
      </w:tr>
      <w:tr w:rsidR="00D90CE6" w:rsidRPr="004E7573" w14:paraId="16981EE1" w14:textId="77777777" w:rsidTr="008466A0">
        <w:trPr>
          <w:trHeight w:val="330"/>
          <w:jc w:val="center"/>
        </w:trPr>
        <w:tc>
          <w:tcPr>
            <w:tcW w:w="1594" w:type="dxa"/>
            <w:tcBorders>
              <w:top w:val="nil"/>
              <w:left w:val="single" w:sz="8" w:space="0" w:color="auto"/>
              <w:bottom w:val="single" w:sz="8" w:space="0" w:color="auto"/>
              <w:right w:val="single" w:sz="8" w:space="0" w:color="auto"/>
            </w:tcBorders>
            <w:vAlign w:val="center"/>
            <w:hideMark/>
          </w:tcPr>
          <w:p w14:paraId="67E3C4D7" w14:textId="66721C4A" w:rsidR="00D90CE6" w:rsidRPr="004E7573" w:rsidRDefault="00D90CE6" w:rsidP="00A20CDD">
            <w:pPr>
              <w:keepLines w:val="0"/>
              <w:jc w:val="center"/>
              <w:rPr>
                <w:color w:val="000000"/>
                <w:lang w:val="fr-CH" w:eastAsia="fr-CH"/>
              </w:rPr>
            </w:pPr>
            <w:proofErr w:type="spellStart"/>
            <w:r w:rsidRPr="004E7573">
              <w:rPr>
                <w:color w:val="000000"/>
                <w:lang w:val="fr-CH" w:eastAsia="fr-CH"/>
              </w:rPr>
              <w:t>Uj</w:t>
            </w:r>
            <w:proofErr w:type="spellEnd"/>
            <w:r w:rsidRPr="004E7573">
              <w:rPr>
                <w:color w:val="000000"/>
                <w:lang w:val="fr-CH" w:eastAsia="fr-CH"/>
              </w:rPr>
              <w:t xml:space="preserve"> (ON) [mV]</w:t>
            </w:r>
          </w:p>
        </w:tc>
        <w:tc>
          <w:tcPr>
            <w:tcW w:w="1032" w:type="dxa"/>
            <w:tcBorders>
              <w:top w:val="nil"/>
              <w:left w:val="nil"/>
              <w:bottom w:val="single" w:sz="8" w:space="0" w:color="auto"/>
              <w:right w:val="single" w:sz="8" w:space="0" w:color="auto"/>
            </w:tcBorders>
            <w:vAlign w:val="center"/>
            <w:hideMark/>
          </w:tcPr>
          <w:p w14:paraId="28035FA6" w14:textId="77777777" w:rsidR="00D90CE6" w:rsidRPr="004E7573" w:rsidRDefault="00D90CE6" w:rsidP="00A20CDD">
            <w:pPr>
              <w:keepLines w:val="0"/>
              <w:jc w:val="center"/>
              <w:rPr>
                <w:color w:val="000000"/>
                <w:lang w:val="fr-CH" w:eastAsia="fr-CH"/>
              </w:rPr>
            </w:pPr>
            <w:r w:rsidRPr="004E7573">
              <w:rPr>
                <w:color w:val="000000"/>
                <w:lang w:val="fr-CH" w:eastAsia="fr-CH"/>
              </w:rPr>
              <w:t>700</w:t>
            </w:r>
          </w:p>
        </w:tc>
        <w:tc>
          <w:tcPr>
            <w:tcW w:w="1033" w:type="dxa"/>
            <w:tcBorders>
              <w:top w:val="nil"/>
              <w:left w:val="nil"/>
              <w:bottom w:val="single" w:sz="8" w:space="0" w:color="auto"/>
              <w:right w:val="single" w:sz="8" w:space="0" w:color="auto"/>
            </w:tcBorders>
            <w:vAlign w:val="center"/>
            <w:hideMark/>
          </w:tcPr>
          <w:p w14:paraId="24791A3B" w14:textId="77777777" w:rsidR="00D90CE6" w:rsidRPr="004E7573" w:rsidRDefault="00D90CE6" w:rsidP="00A20CDD">
            <w:pPr>
              <w:keepLines w:val="0"/>
              <w:jc w:val="center"/>
              <w:rPr>
                <w:color w:val="000000"/>
                <w:lang w:val="fr-CH" w:eastAsia="fr-CH"/>
              </w:rPr>
            </w:pPr>
            <w:r w:rsidRPr="004E7573">
              <w:rPr>
                <w:color w:val="000000"/>
                <w:lang w:val="fr-CH" w:eastAsia="fr-CH"/>
              </w:rPr>
              <w:t>800</w:t>
            </w:r>
          </w:p>
        </w:tc>
        <w:tc>
          <w:tcPr>
            <w:tcW w:w="1447" w:type="dxa"/>
            <w:tcBorders>
              <w:top w:val="nil"/>
              <w:left w:val="nil"/>
              <w:bottom w:val="single" w:sz="8" w:space="0" w:color="auto"/>
              <w:right w:val="single" w:sz="8" w:space="0" w:color="auto"/>
            </w:tcBorders>
            <w:vAlign w:val="center"/>
            <w:hideMark/>
          </w:tcPr>
          <w:p w14:paraId="54F00261" w14:textId="77777777" w:rsidR="00D90CE6" w:rsidRPr="004E7573" w:rsidRDefault="00D90CE6" w:rsidP="00A20CDD">
            <w:pPr>
              <w:keepLines w:val="0"/>
              <w:jc w:val="center"/>
              <w:rPr>
                <w:color w:val="000000"/>
                <w:lang w:val="fr-CH" w:eastAsia="fr-CH"/>
              </w:rPr>
            </w:pPr>
            <w:r w:rsidRPr="004E7573">
              <w:rPr>
                <w:color w:val="000000"/>
                <w:lang w:val="fr-CH" w:eastAsia="fr-CH"/>
              </w:rPr>
              <w:t>300</w:t>
            </w:r>
          </w:p>
        </w:tc>
      </w:tr>
      <w:tr w:rsidR="00D90CE6" w:rsidRPr="004E7573" w14:paraId="1EB7D647" w14:textId="77777777" w:rsidTr="008466A0">
        <w:trPr>
          <w:trHeight w:val="330"/>
          <w:jc w:val="center"/>
        </w:trPr>
        <w:tc>
          <w:tcPr>
            <w:tcW w:w="1594" w:type="dxa"/>
            <w:tcBorders>
              <w:top w:val="nil"/>
              <w:left w:val="single" w:sz="8" w:space="0" w:color="auto"/>
              <w:bottom w:val="single" w:sz="8" w:space="0" w:color="auto"/>
              <w:right w:val="single" w:sz="8" w:space="0" w:color="auto"/>
            </w:tcBorders>
            <w:vAlign w:val="center"/>
            <w:hideMark/>
          </w:tcPr>
          <w:p w14:paraId="64E556D5" w14:textId="73FEC653" w:rsidR="00D90CE6" w:rsidRPr="004E7573" w:rsidRDefault="00D90CE6" w:rsidP="00A20CDD">
            <w:pPr>
              <w:keepLines w:val="0"/>
              <w:jc w:val="center"/>
              <w:rPr>
                <w:color w:val="000000"/>
                <w:lang w:val="fr-CH" w:eastAsia="fr-CH"/>
              </w:rPr>
            </w:pPr>
            <w:proofErr w:type="spellStart"/>
            <w:r w:rsidRPr="004E7573">
              <w:rPr>
                <w:color w:val="000000"/>
                <w:lang w:val="fr-CH" w:eastAsia="fr-CH"/>
              </w:rPr>
              <w:t>Uj</w:t>
            </w:r>
            <w:proofErr w:type="spellEnd"/>
            <w:r w:rsidRPr="004E7573">
              <w:rPr>
                <w:color w:val="000000"/>
                <w:lang w:val="fr-CH" w:eastAsia="fr-CH"/>
              </w:rPr>
              <w:t xml:space="preserve"> (OFF) [mV]</w:t>
            </w:r>
          </w:p>
        </w:tc>
        <w:tc>
          <w:tcPr>
            <w:tcW w:w="1032" w:type="dxa"/>
            <w:tcBorders>
              <w:top w:val="nil"/>
              <w:left w:val="nil"/>
              <w:bottom w:val="single" w:sz="8" w:space="0" w:color="auto"/>
              <w:right w:val="single" w:sz="8" w:space="0" w:color="auto"/>
            </w:tcBorders>
            <w:vAlign w:val="center"/>
            <w:hideMark/>
          </w:tcPr>
          <w:p w14:paraId="4D4112F4" w14:textId="77777777" w:rsidR="00D90CE6" w:rsidRPr="004E7573" w:rsidRDefault="00D90CE6" w:rsidP="00A20CDD">
            <w:pPr>
              <w:keepLines w:val="0"/>
              <w:jc w:val="center"/>
              <w:rPr>
                <w:color w:val="000000"/>
                <w:lang w:val="fr-CH" w:eastAsia="fr-CH"/>
              </w:rPr>
            </w:pPr>
            <w:r w:rsidRPr="004E7573">
              <w:rPr>
                <w:color w:val="000000"/>
                <w:lang w:val="fr-CH" w:eastAsia="fr-CH"/>
              </w:rPr>
              <w:t>-9.2</w:t>
            </w:r>
          </w:p>
        </w:tc>
        <w:tc>
          <w:tcPr>
            <w:tcW w:w="1033" w:type="dxa"/>
            <w:tcBorders>
              <w:top w:val="nil"/>
              <w:left w:val="nil"/>
              <w:bottom w:val="single" w:sz="8" w:space="0" w:color="auto"/>
              <w:right w:val="single" w:sz="8" w:space="0" w:color="auto"/>
            </w:tcBorders>
            <w:vAlign w:val="center"/>
            <w:hideMark/>
          </w:tcPr>
          <w:p w14:paraId="5480F1DB" w14:textId="77777777" w:rsidR="00D90CE6" w:rsidRPr="004E7573" w:rsidRDefault="00D90CE6" w:rsidP="00A20CDD">
            <w:pPr>
              <w:keepLines w:val="0"/>
              <w:jc w:val="center"/>
              <w:rPr>
                <w:color w:val="000000"/>
                <w:lang w:val="fr-CH" w:eastAsia="fr-CH"/>
              </w:rPr>
            </w:pPr>
            <w:r w:rsidRPr="004E7573">
              <w:rPr>
                <w:color w:val="000000"/>
                <w:lang w:val="fr-CH" w:eastAsia="fr-CH"/>
              </w:rPr>
              <w:t>-9.2</w:t>
            </w:r>
          </w:p>
        </w:tc>
        <w:tc>
          <w:tcPr>
            <w:tcW w:w="1447" w:type="dxa"/>
            <w:tcBorders>
              <w:top w:val="nil"/>
              <w:left w:val="nil"/>
              <w:bottom w:val="single" w:sz="8" w:space="0" w:color="auto"/>
              <w:right w:val="single" w:sz="8" w:space="0" w:color="auto"/>
            </w:tcBorders>
            <w:vAlign w:val="center"/>
            <w:hideMark/>
          </w:tcPr>
          <w:p w14:paraId="71CB48E1" w14:textId="77777777" w:rsidR="00D90CE6" w:rsidRPr="004E7573" w:rsidRDefault="00D90CE6" w:rsidP="00A20CDD">
            <w:pPr>
              <w:keepLines w:val="0"/>
              <w:jc w:val="center"/>
              <w:rPr>
                <w:color w:val="000000"/>
                <w:lang w:val="fr-CH" w:eastAsia="fr-CH"/>
              </w:rPr>
            </w:pPr>
            <w:r w:rsidRPr="004E7573">
              <w:rPr>
                <w:color w:val="000000"/>
                <w:lang w:val="fr-CH" w:eastAsia="fr-CH"/>
              </w:rPr>
              <w:t>-9.3</w:t>
            </w:r>
          </w:p>
        </w:tc>
      </w:tr>
      <w:tr w:rsidR="0027125E" w:rsidRPr="004E7573" w14:paraId="4E961ACC" w14:textId="77777777" w:rsidTr="008466A0">
        <w:trPr>
          <w:trHeight w:val="330"/>
          <w:jc w:val="center"/>
        </w:trPr>
        <w:tc>
          <w:tcPr>
            <w:tcW w:w="1594" w:type="dxa"/>
            <w:tcBorders>
              <w:top w:val="nil"/>
              <w:left w:val="single" w:sz="8" w:space="0" w:color="auto"/>
              <w:bottom w:val="single" w:sz="8" w:space="0" w:color="auto"/>
              <w:right w:val="single" w:sz="8" w:space="0" w:color="auto"/>
            </w:tcBorders>
            <w:vAlign w:val="center"/>
            <w:hideMark/>
          </w:tcPr>
          <w:p w14:paraId="0DA4230F" w14:textId="39C6D035" w:rsidR="0027125E" w:rsidRPr="004E7573" w:rsidRDefault="0027125E" w:rsidP="0027125E">
            <w:pPr>
              <w:keepLines w:val="0"/>
              <w:jc w:val="center"/>
              <w:rPr>
                <w:color w:val="000000"/>
                <w:lang w:val="fr-CH" w:eastAsia="fr-CH"/>
              </w:rPr>
            </w:pPr>
            <w:r w:rsidRPr="004E7573">
              <w:rPr>
                <w:color w:val="000000"/>
                <w:lang w:val="fr-CH" w:eastAsia="fr-CH"/>
              </w:rPr>
              <w:t>UR1 (ON) [V]</w:t>
            </w:r>
          </w:p>
        </w:tc>
        <w:tc>
          <w:tcPr>
            <w:tcW w:w="1032" w:type="dxa"/>
            <w:tcBorders>
              <w:top w:val="nil"/>
              <w:left w:val="nil"/>
              <w:bottom w:val="single" w:sz="8" w:space="0" w:color="auto"/>
              <w:right w:val="single" w:sz="8" w:space="0" w:color="auto"/>
            </w:tcBorders>
            <w:vAlign w:val="center"/>
            <w:hideMark/>
          </w:tcPr>
          <w:p w14:paraId="6CE1B1F1" w14:textId="6294FB47" w:rsidR="0027125E" w:rsidRPr="004E7573" w:rsidRDefault="0027125E" w:rsidP="0027125E">
            <w:pPr>
              <w:keepLines w:val="0"/>
              <w:jc w:val="center"/>
              <w:rPr>
                <w:color w:val="000000"/>
                <w:lang w:val="fr-CH" w:eastAsia="fr-CH"/>
              </w:rPr>
            </w:pPr>
            <w:r w:rsidRPr="004E7573">
              <w:rPr>
                <w:color w:val="000000"/>
              </w:rPr>
              <w:t>9</w:t>
            </w:r>
          </w:p>
        </w:tc>
        <w:tc>
          <w:tcPr>
            <w:tcW w:w="1033" w:type="dxa"/>
            <w:tcBorders>
              <w:top w:val="nil"/>
              <w:left w:val="nil"/>
              <w:bottom w:val="single" w:sz="8" w:space="0" w:color="auto"/>
              <w:right w:val="single" w:sz="8" w:space="0" w:color="auto"/>
            </w:tcBorders>
            <w:vAlign w:val="center"/>
            <w:hideMark/>
          </w:tcPr>
          <w:p w14:paraId="29744CEF" w14:textId="1AB6FB2E" w:rsidR="0027125E" w:rsidRPr="004E7573" w:rsidRDefault="0027125E" w:rsidP="0027125E">
            <w:pPr>
              <w:keepLines w:val="0"/>
              <w:jc w:val="center"/>
              <w:rPr>
                <w:color w:val="000000"/>
                <w:lang w:val="fr-CH" w:eastAsia="fr-CH"/>
              </w:rPr>
            </w:pPr>
            <w:r w:rsidRPr="004E7573">
              <w:rPr>
                <w:color w:val="000000"/>
              </w:rPr>
              <w:t>9</w:t>
            </w:r>
          </w:p>
        </w:tc>
        <w:tc>
          <w:tcPr>
            <w:tcW w:w="1447" w:type="dxa"/>
            <w:tcBorders>
              <w:top w:val="nil"/>
              <w:left w:val="nil"/>
              <w:bottom w:val="single" w:sz="8" w:space="0" w:color="auto"/>
              <w:right w:val="single" w:sz="8" w:space="0" w:color="auto"/>
            </w:tcBorders>
            <w:vAlign w:val="center"/>
            <w:hideMark/>
          </w:tcPr>
          <w:p w14:paraId="6DB83354" w14:textId="2F5A9282" w:rsidR="0027125E" w:rsidRPr="004E7573" w:rsidRDefault="0027125E" w:rsidP="0027125E">
            <w:pPr>
              <w:keepLines w:val="0"/>
              <w:jc w:val="center"/>
              <w:rPr>
                <w:color w:val="000000"/>
                <w:lang w:val="fr-CH" w:eastAsia="fr-CH"/>
              </w:rPr>
            </w:pPr>
            <w:r w:rsidRPr="004E7573">
              <w:rPr>
                <w:color w:val="000000"/>
              </w:rPr>
              <w:t>9.4</w:t>
            </w:r>
          </w:p>
        </w:tc>
      </w:tr>
      <w:tr w:rsidR="0027125E" w:rsidRPr="004E7573" w14:paraId="1C313AC8" w14:textId="77777777" w:rsidTr="008466A0">
        <w:trPr>
          <w:trHeight w:val="645"/>
          <w:jc w:val="center"/>
        </w:trPr>
        <w:tc>
          <w:tcPr>
            <w:tcW w:w="1594" w:type="dxa"/>
            <w:tcBorders>
              <w:top w:val="nil"/>
              <w:left w:val="single" w:sz="8" w:space="0" w:color="auto"/>
              <w:bottom w:val="single" w:sz="8" w:space="0" w:color="auto"/>
              <w:right w:val="single" w:sz="8" w:space="0" w:color="auto"/>
            </w:tcBorders>
            <w:vAlign w:val="center"/>
            <w:hideMark/>
          </w:tcPr>
          <w:p w14:paraId="6F8ED28F" w14:textId="2E64D1A2" w:rsidR="0027125E" w:rsidRPr="004E7573" w:rsidRDefault="0027125E" w:rsidP="0027125E">
            <w:pPr>
              <w:keepLines w:val="0"/>
              <w:jc w:val="center"/>
              <w:rPr>
                <w:color w:val="000000"/>
                <w:lang w:val="fr-CH" w:eastAsia="fr-CH"/>
              </w:rPr>
            </w:pPr>
            <w:r w:rsidRPr="004E7573">
              <w:rPr>
                <w:color w:val="000000"/>
                <w:lang w:val="fr-CH" w:eastAsia="fr-CH"/>
              </w:rPr>
              <w:t>UR1 (OFF) max [mV]</w:t>
            </w:r>
          </w:p>
        </w:tc>
        <w:tc>
          <w:tcPr>
            <w:tcW w:w="1032" w:type="dxa"/>
            <w:tcBorders>
              <w:top w:val="nil"/>
              <w:left w:val="nil"/>
              <w:bottom w:val="single" w:sz="8" w:space="0" w:color="auto"/>
              <w:right w:val="single" w:sz="8" w:space="0" w:color="auto"/>
            </w:tcBorders>
            <w:vAlign w:val="center"/>
            <w:hideMark/>
          </w:tcPr>
          <w:p w14:paraId="5530989B" w14:textId="3A41F8A5" w:rsidR="0027125E" w:rsidRPr="004E7573" w:rsidRDefault="0027125E" w:rsidP="0027125E">
            <w:pPr>
              <w:keepLines w:val="0"/>
              <w:jc w:val="center"/>
              <w:rPr>
                <w:color w:val="000000"/>
                <w:lang w:val="fr-CH" w:eastAsia="fr-CH"/>
              </w:rPr>
            </w:pPr>
            <w:r w:rsidRPr="004E7573">
              <w:rPr>
                <w:color w:val="000000"/>
              </w:rPr>
              <w:t>-10</w:t>
            </w:r>
          </w:p>
        </w:tc>
        <w:tc>
          <w:tcPr>
            <w:tcW w:w="1033" w:type="dxa"/>
            <w:tcBorders>
              <w:top w:val="nil"/>
              <w:left w:val="nil"/>
              <w:bottom w:val="single" w:sz="8" w:space="0" w:color="auto"/>
              <w:right w:val="single" w:sz="8" w:space="0" w:color="auto"/>
            </w:tcBorders>
            <w:vAlign w:val="center"/>
            <w:hideMark/>
          </w:tcPr>
          <w:p w14:paraId="445B5870" w14:textId="041CB9A1" w:rsidR="0027125E" w:rsidRPr="004E7573" w:rsidRDefault="0027125E" w:rsidP="0027125E">
            <w:pPr>
              <w:keepLines w:val="0"/>
              <w:jc w:val="center"/>
              <w:rPr>
                <w:color w:val="000000"/>
                <w:lang w:val="fr-CH" w:eastAsia="fr-CH"/>
              </w:rPr>
            </w:pPr>
            <w:r w:rsidRPr="004E7573">
              <w:rPr>
                <w:color w:val="000000"/>
              </w:rPr>
              <w:t>-0.48</w:t>
            </w:r>
          </w:p>
        </w:tc>
        <w:tc>
          <w:tcPr>
            <w:tcW w:w="1447" w:type="dxa"/>
            <w:tcBorders>
              <w:top w:val="nil"/>
              <w:left w:val="nil"/>
              <w:bottom w:val="single" w:sz="8" w:space="0" w:color="auto"/>
              <w:right w:val="single" w:sz="8" w:space="0" w:color="auto"/>
            </w:tcBorders>
            <w:vAlign w:val="center"/>
            <w:hideMark/>
          </w:tcPr>
          <w:p w14:paraId="7F5C8A43" w14:textId="62495CF5" w:rsidR="0027125E" w:rsidRPr="004E7573" w:rsidRDefault="0027125E" w:rsidP="0027125E">
            <w:pPr>
              <w:keepLines w:val="0"/>
              <w:jc w:val="center"/>
              <w:rPr>
                <w:color w:val="000000"/>
                <w:lang w:val="fr-CH" w:eastAsia="fr-CH"/>
              </w:rPr>
            </w:pPr>
            <w:r w:rsidRPr="004E7573">
              <w:rPr>
                <w:color w:val="000000"/>
              </w:rPr>
              <w:t>-0.2</w:t>
            </w:r>
          </w:p>
        </w:tc>
      </w:tr>
      <w:tr w:rsidR="00D90CE6" w:rsidRPr="004E7573" w14:paraId="6798C547" w14:textId="77777777" w:rsidTr="008466A0">
        <w:trPr>
          <w:trHeight w:val="330"/>
          <w:jc w:val="center"/>
        </w:trPr>
        <w:tc>
          <w:tcPr>
            <w:tcW w:w="1594" w:type="dxa"/>
            <w:tcBorders>
              <w:top w:val="nil"/>
              <w:left w:val="single" w:sz="8" w:space="0" w:color="auto"/>
              <w:bottom w:val="single" w:sz="8" w:space="0" w:color="auto"/>
              <w:right w:val="single" w:sz="8" w:space="0" w:color="auto"/>
            </w:tcBorders>
            <w:vAlign w:val="center"/>
            <w:hideMark/>
          </w:tcPr>
          <w:p w14:paraId="27A8C9AC" w14:textId="6BF4DDEE" w:rsidR="00D90CE6" w:rsidRPr="004E7573" w:rsidRDefault="00D90CE6" w:rsidP="00A20CDD">
            <w:pPr>
              <w:keepLines w:val="0"/>
              <w:jc w:val="center"/>
              <w:rPr>
                <w:color w:val="000000"/>
                <w:lang w:val="fr-CH" w:eastAsia="fr-CH"/>
              </w:rPr>
            </w:pPr>
            <w:r w:rsidRPr="004E7573">
              <w:rPr>
                <w:color w:val="000000"/>
                <w:lang w:val="fr-CH" w:eastAsia="fr-CH"/>
              </w:rPr>
              <w:t>Id</w:t>
            </w:r>
            <w:r w:rsidR="005675D7" w:rsidRPr="004E7573">
              <w:rPr>
                <w:color w:val="000000"/>
                <w:lang w:val="fr-CH" w:eastAsia="fr-CH"/>
              </w:rPr>
              <w:t xml:space="preserve"> [mA]</w:t>
            </w:r>
          </w:p>
        </w:tc>
        <w:tc>
          <w:tcPr>
            <w:tcW w:w="1032" w:type="dxa"/>
            <w:tcBorders>
              <w:top w:val="nil"/>
              <w:left w:val="nil"/>
              <w:bottom w:val="single" w:sz="8" w:space="0" w:color="auto"/>
              <w:right w:val="single" w:sz="8" w:space="0" w:color="auto"/>
            </w:tcBorders>
            <w:vAlign w:val="center"/>
            <w:hideMark/>
          </w:tcPr>
          <w:p w14:paraId="114D9C1C" w14:textId="77777777" w:rsidR="00D90CE6" w:rsidRPr="004E7573" w:rsidRDefault="00D90CE6" w:rsidP="00A20CDD">
            <w:pPr>
              <w:keepLines w:val="0"/>
              <w:jc w:val="center"/>
              <w:rPr>
                <w:color w:val="000000"/>
                <w:lang w:val="fr-CH" w:eastAsia="fr-CH"/>
              </w:rPr>
            </w:pPr>
            <w:r w:rsidRPr="004E7573">
              <w:rPr>
                <w:color w:val="000000"/>
                <w:lang w:val="fr-CH" w:eastAsia="fr-CH"/>
              </w:rPr>
              <w:t>172</w:t>
            </w:r>
          </w:p>
        </w:tc>
        <w:tc>
          <w:tcPr>
            <w:tcW w:w="1033" w:type="dxa"/>
            <w:tcBorders>
              <w:top w:val="nil"/>
              <w:left w:val="nil"/>
              <w:bottom w:val="single" w:sz="8" w:space="0" w:color="auto"/>
              <w:right w:val="single" w:sz="8" w:space="0" w:color="auto"/>
            </w:tcBorders>
            <w:vAlign w:val="center"/>
            <w:hideMark/>
          </w:tcPr>
          <w:p w14:paraId="696AA2BB" w14:textId="77777777" w:rsidR="00D90CE6" w:rsidRPr="004E7573" w:rsidRDefault="00D90CE6" w:rsidP="00A20CDD">
            <w:pPr>
              <w:keepLines w:val="0"/>
              <w:jc w:val="center"/>
              <w:rPr>
                <w:color w:val="000000"/>
                <w:lang w:val="fr-CH" w:eastAsia="fr-CH"/>
              </w:rPr>
            </w:pPr>
            <w:r w:rsidRPr="004E7573">
              <w:rPr>
                <w:color w:val="000000"/>
                <w:lang w:val="fr-CH" w:eastAsia="fr-CH"/>
              </w:rPr>
              <w:t>160</w:t>
            </w:r>
          </w:p>
        </w:tc>
        <w:tc>
          <w:tcPr>
            <w:tcW w:w="1447" w:type="dxa"/>
            <w:tcBorders>
              <w:top w:val="nil"/>
              <w:left w:val="nil"/>
              <w:bottom w:val="single" w:sz="8" w:space="0" w:color="auto"/>
              <w:right w:val="single" w:sz="8" w:space="0" w:color="auto"/>
            </w:tcBorders>
            <w:vAlign w:val="center"/>
            <w:hideMark/>
          </w:tcPr>
          <w:p w14:paraId="3AF1C17E" w14:textId="77777777" w:rsidR="00D90CE6" w:rsidRPr="004E7573" w:rsidRDefault="00D90CE6" w:rsidP="00A20CDD">
            <w:pPr>
              <w:keepLines w:val="0"/>
              <w:jc w:val="center"/>
              <w:rPr>
                <w:color w:val="000000"/>
                <w:lang w:val="fr-CH" w:eastAsia="fr-CH"/>
              </w:rPr>
            </w:pPr>
            <w:r w:rsidRPr="004E7573">
              <w:rPr>
                <w:color w:val="000000"/>
                <w:lang w:val="fr-CH" w:eastAsia="fr-CH"/>
              </w:rPr>
              <w:t>172</w:t>
            </w:r>
          </w:p>
        </w:tc>
      </w:tr>
      <w:tr w:rsidR="00D90CE6" w:rsidRPr="004E7573" w14:paraId="13DCC662" w14:textId="77777777" w:rsidTr="008466A0">
        <w:trPr>
          <w:trHeight w:val="645"/>
          <w:jc w:val="center"/>
        </w:trPr>
        <w:tc>
          <w:tcPr>
            <w:tcW w:w="1594" w:type="dxa"/>
            <w:tcBorders>
              <w:top w:val="nil"/>
              <w:left w:val="single" w:sz="8" w:space="0" w:color="auto"/>
              <w:bottom w:val="single" w:sz="8" w:space="0" w:color="auto"/>
              <w:right w:val="single" w:sz="8" w:space="0" w:color="auto"/>
            </w:tcBorders>
            <w:vAlign w:val="center"/>
            <w:hideMark/>
          </w:tcPr>
          <w:p w14:paraId="6AD53212" w14:textId="6EEFC61D" w:rsidR="00D90CE6" w:rsidRPr="004E7573" w:rsidRDefault="00D90CE6" w:rsidP="00A20CDD">
            <w:pPr>
              <w:keepLines w:val="0"/>
              <w:jc w:val="center"/>
              <w:rPr>
                <w:color w:val="000000"/>
                <w:lang w:val="fr-CH" w:eastAsia="fr-CH"/>
              </w:rPr>
            </w:pPr>
            <w:proofErr w:type="spellStart"/>
            <w:r w:rsidRPr="004E7573">
              <w:rPr>
                <w:color w:val="000000"/>
                <w:lang w:val="fr-CH" w:eastAsia="fr-CH"/>
              </w:rPr>
              <w:t>Ireverse</w:t>
            </w:r>
            <w:proofErr w:type="spellEnd"/>
            <w:r w:rsidRPr="004E7573">
              <w:rPr>
                <w:color w:val="000000"/>
                <w:lang w:val="fr-CH" w:eastAsia="fr-CH"/>
              </w:rPr>
              <w:t xml:space="preserve"> max</w:t>
            </w:r>
            <w:r w:rsidR="004440C5" w:rsidRPr="004E7573">
              <w:rPr>
                <w:color w:val="000000"/>
                <w:lang w:val="fr-CH" w:eastAsia="fr-CH"/>
              </w:rPr>
              <w:t xml:space="preserve"> [mA]</w:t>
            </w:r>
          </w:p>
        </w:tc>
        <w:tc>
          <w:tcPr>
            <w:tcW w:w="1032" w:type="dxa"/>
            <w:tcBorders>
              <w:top w:val="nil"/>
              <w:left w:val="nil"/>
              <w:bottom w:val="single" w:sz="8" w:space="0" w:color="auto"/>
              <w:right w:val="single" w:sz="8" w:space="0" w:color="auto"/>
            </w:tcBorders>
            <w:vAlign w:val="center"/>
            <w:hideMark/>
          </w:tcPr>
          <w:p w14:paraId="0FEED15B" w14:textId="77777777" w:rsidR="00D90CE6" w:rsidRPr="004E7573" w:rsidRDefault="00D90CE6" w:rsidP="00A20CDD">
            <w:pPr>
              <w:keepLines w:val="0"/>
              <w:jc w:val="center"/>
              <w:rPr>
                <w:color w:val="000000"/>
                <w:lang w:val="fr-CH" w:eastAsia="fr-CH"/>
              </w:rPr>
            </w:pPr>
            <w:r w:rsidRPr="004E7573">
              <w:rPr>
                <w:color w:val="000000"/>
                <w:lang w:val="fr-CH" w:eastAsia="fr-CH"/>
              </w:rPr>
              <w:t>-240</w:t>
            </w:r>
          </w:p>
        </w:tc>
        <w:tc>
          <w:tcPr>
            <w:tcW w:w="1033" w:type="dxa"/>
            <w:tcBorders>
              <w:top w:val="nil"/>
              <w:left w:val="nil"/>
              <w:bottom w:val="single" w:sz="8" w:space="0" w:color="auto"/>
              <w:right w:val="single" w:sz="8" w:space="0" w:color="auto"/>
            </w:tcBorders>
            <w:vAlign w:val="center"/>
            <w:hideMark/>
          </w:tcPr>
          <w:p w14:paraId="57E24A6D" w14:textId="77777777" w:rsidR="00D90CE6" w:rsidRPr="004E7573" w:rsidRDefault="00D90CE6" w:rsidP="00A20CDD">
            <w:pPr>
              <w:keepLines w:val="0"/>
              <w:jc w:val="center"/>
              <w:rPr>
                <w:color w:val="000000"/>
                <w:lang w:val="fr-CH" w:eastAsia="fr-CH"/>
              </w:rPr>
            </w:pPr>
            <w:r w:rsidRPr="004E7573">
              <w:rPr>
                <w:color w:val="000000"/>
                <w:lang w:val="fr-CH" w:eastAsia="fr-CH"/>
              </w:rPr>
              <w:t>-36</w:t>
            </w:r>
          </w:p>
        </w:tc>
        <w:tc>
          <w:tcPr>
            <w:tcW w:w="1447" w:type="dxa"/>
            <w:tcBorders>
              <w:top w:val="nil"/>
              <w:left w:val="nil"/>
              <w:bottom w:val="single" w:sz="8" w:space="0" w:color="auto"/>
              <w:right w:val="single" w:sz="8" w:space="0" w:color="auto"/>
            </w:tcBorders>
            <w:shd w:val="clear" w:color="000000" w:fill="FFFFFF"/>
            <w:vAlign w:val="center"/>
            <w:hideMark/>
          </w:tcPr>
          <w:p w14:paraId="1F4E248C" w14:textId="77777777" w:rsidR="00D90CE6" w:rsidRPr="004E7573" w:rsidRDefault="00D90CE6" w:rsidP="00A20CDD">
            <w:pPr>
              <w:keepLines w:val="0"/>
              <w:jc w:val="center"/>
              <w:rPr>
                <w:lang w:val="fr-CH" w:eastAsia="fr-CH"/>
              </w:rPr>
            </w:pPr>
            <w:r w:rsidRPr="004E7573">
              <w:rPr>
                <w:lang w:val="fr-CH" w:eastAsia="fr-CH"/>
              </w:rPr>
              <w:t>-40</w:t>
            </w:r>
          </w:p>
        </w:tc>
      </w:tr>
      <w:tr w:rsidR="00D90CE6" w:rsidRPr="004E7573" w14:paraId="11792393" w14:textId="77777777" w:rsidTr="008466A0">
        <w:trPr>
          <w:trHeight w:val="330"/>
          <w:jc w:val="center"/>
        </w:trPr>
        <w:tc>
          <w:tcPr>
            <w:tcW w:w="1594" w:type="dxa"/>
            <w:tcBorders>
              <w:top w:val="nil"/>
              <w:left w:val="single" w:sz="8" w:space="0" w:color="auto"/>
              <w:bottom w:val="single" w:sz="8" w:space="0" w:color="auto"/>
              <w:right w:val="single" w:sz="8" w:space="0" w:color="auto"/>
            </w:tcBorders>
            <w:vAlign w:val="center"/>
            <w:hideMark/>
          </w:tcPr>
          <w:p w14:paraId="17B367EF" w14:textId="2388A1DF" w:rsidR="00D90CE6" w:rsidRPr="004E7573" w:rsidRDefault="00122454" w:rsidP="00A20CDD">
            <w:pPr>
              <w:keepLines w:val="0"/>
              <w:jc w:val="center"/>
              <w:rPr>
                <w:color w:val="000000"/>
                <w:lang w:val="fr-CH" w:eastAsia="fr-CH"/>
              </w:rPr>
            </w:pPr>
            <w:proofErr w:type="spellStart"/>
            <w:r w:rsidRPr="004E7573">
              <w:rPr>
                <w:color w:val="000000"/>
                <w:lang w:val="fr-CH" w:eastAsia="fr-CH"/>
              </w:rPr>
              <w:t>Trr</w:t>
            </w:r>
            <w:proofErr w:type="spellEnd"/>
            <w:r w:rsidR="00D90CE6" w:rsidRPr="004E7573">
              <w:rPr>
                <w:color w:val="000000"/>
                <w:lang w:val="fr-CH" w:eastAsia="fr-CH"/>
              </w:rPr>
              <w:t xml:space="preserve"> </w:t>
            </w:r>
            <w:r w:rsidR="00C72FCF" w:rsidRPr="004E7573">
              <w:rPr>
                <w:color w:val="000000"/>
                <w:lang w:val="fr-CH" w:eastAsia="fr-CH"/>
              </w:rPr>
              <w:t>[</w:t>
            </w:r>
            <w:r w:rsidR="00D90CE6" w:rsidRPr="004E7573">
              <w:rPr>
                <w:color w:val="000000"/>
                <w:lang w:val="fr-CH" w:eastAsia="fr-CH"/>
              </w:rPr>
              <w:t>s</w:t>
            </w:r>
            <w:r w:rsidR="00C72FCF" w:rsidRPr="004E7573">
              <w:rPr>
                <w:color w:val="000000"/>
                <w:lang w:val="fr-CH" w:eastAsia="fr-CH"/>
              </w:rPr>
              <w:t>]</w:t>
            </w:r>
          </w:p>
        </w:tc>
        <w:tc>
          <w:tcPr>
            <w:tcW w:w="1032" w:type="dxa"/>
            <w:tcBorders>
              <w:top w:val="nil"/>
              <w:left w:val="nil"/>
              <w:bottom w:val="single" w:sz="8" w:space="0" w:color="auto"/>
              <w:right w:val="single" w:sz="8" w:space="0" w:color="auto"/>
            </w:tcBorders>
            <w:hideMark/>
          </w:tcPr>
          <w:p w14:paraId="58A6F67E" w14:textId="700E797F" w:rsidR="00B96FD9" w:rsidRPr="004E7573" w:rsidRDefault="00846C0B" w:rsidP="00B96FD9">
            <w:pPr>
              <w:keepLines w:val="0"/>
              <w:jc w:val="center"/>
              <w:rPr>
                <w:color w:val="000000"/>
                <w:lang w:val="fr-CH" w:eastAsia="fr-CH"/>
              </w:rPr>
            </w:pPr>
            <w:r w:rsidRPr="004E7573">
              <w:rPr>
                <w:color w:val="000000"/>
                <w:lang w:val="fr-CH" w:eastAsia="fr-CH"/>
              </w:rPr>
              <w:t>3</w:t>
            </w:r>
            <w:r w:rsidR="00641908" w:rsidRPr="004E7573">
              <w:rPr>
                <w:color w:val="000000"/>
                <w:lang w:val="fr-CH" w:eastAsia="fr-CH"/>
              </w:rPr>
              <w:t>.6</w:t>
            </w:r>
            <w:r w:rsidRPr="004E7573">
              <w:rPr>
                <w:color w:val="000000"/>
                <w:lang w:val="fr-CH" w:eastAsia="fr-CH"/>
              </w:rPr>
              <w:t>µ</w:t>
            </w:r>
          </w:p>
        </w:tc>
        <w:tc>
          <w:tcPr>
            <w:tcW w:w="1033" w:type="dxa"/>
            <w:tcBorders>
              <w:top w:val="nil"/>
              <w:left w:val="nil"/>
              <w:bottom w:val="single" w:sz="8" w:space="0" w:color="auto"/>
              <w:right w:val="single" w:sz="8" w:space="0" w:color="auto"/>
            </w:tcBorders>
            <w:vAlign w:val="center"/>
            <w:hideMark/>
          </w:tcPr>
          <w:p w14:paraId="184B223B" w14:textId="77777777" w:rsidR="00D90CE6" w:rsidRPr="004E7573" w:rsidRDefault="00D90CE6" w:rsidP="00A20CDD">
            <w:pPr>
              <w:keepLines w:val="0"/>
              <w:jc w:val="center"/>
              <w:rPr>
                <w:color w:val="000000"/>
                <w:lang w:val="fr-CH" w:eastAsia="fr-CH"/>
              </w:rPr>
            </w:pPr>
            <w:r w:rsidRPr="004E7573">
              <w:rPr>
                <w:color w:val="000000"/>
                <w:lang w:val="fr-CH" w:eastAsia="fr-CH"/>
              </w:rPr>
              <w:t>-</w:t>
            </w:r>
          </w:p>
        </w:tc>
        <w:tc>
          <w:tcPr>
            <w:tcW w:w="1447" w:type="dxa"/>
            <w:tcBorders>
              <w:top w:val="nil"/>
              <w:left w:val="nil"/>
              <w:bottom w:val="single" w:sz="8" w:space="0" w:color="auto"/>
              <w:right w:val="single" w:sz="8" w:space="0" w:color="auto"/>
            </w:tcBorders>
            <w:vAlign w:val="center"/>
            <w:hideMark/>
          </w:tcPr>
          <w:p w14:paraId="156CFED6" w14:textId="3A827CB3" w:rsidR="00D90CE6" w:rsidRPr="004E7573" w:rsidRDefault="00641908" w:rsidP="00A20CDD">
            <w:pPr>
              <w:keepLines w:val="0"/>
              <w:jc w:val="center"/>
              <w:rPr>
                <w:color w:val="000000"/>
                <w:lang w:val="fr-CH" w:eastAsia="fr-CH"/>
              </w:rPr>
            </w:pPr>
            <w:r w:rsidRPr="004E7573">
              <w:rPr>
                <w:color w:val="000000"/>
                <w:lang w:val="fr-CH" w:eastAsia="fr-CH"/>
              </w:rPr>
              <w:t>45n</w:t>
            </w:r>
          </w:p>
        </w:tc>
      </w:tr>
    </w:tbl>
    <w:p w14:paraId="26149005" w14:textId="77777777" w:rsidR="00C81A77" w:rsidRPr="004E7573" w:rsidRDefault="00C81A77" w:rsidP="00827480">
      <w:pPr>
        <w:jc w:val="center"/>
      </w:pPr>
    </w:p>
    <w:p w14:paraId="59373990" w14:textId="2EB251F3" w:rsidR="00E868A1" w:rsidRPr="004E7573" w:rsidRDefault="00730FE0" w:rsidP="00730FE0">
      <w:pPr>
        <w:jc w:val="left"/>
        <w:rPr>
          <w:b/>
          <w:bCs/>
        </w:rPr>
      </w:pPr>
      <w:r w:rsidRPr="004E7573">
        <w:rPr>
          <w:b/>
          <w:bCs/>
        </w:rPr>
        <w:t xml:space="preserve">Analyse </w:t>
      </w:r>
      <w:r w:rsidR="006A5CCB" w:rsidRPr="004E7573">
        <w:rPr>
          <w:b/>
          <w:bCs/>
        </w:rPr>
        <w:t>des résultats</w:t>
      </w:r>
      <w:r w:rsidRPr="004E7573">
        <w:rPr>
          <w:b/>
          <w:bCs/>
        </w:rPr>
        <w:t> :</w:t>
      </w:r>
    </w:p>
    <w:p w14:paraId="7C860935" w14:textId="2325AD7B" w:rsidR="00730FE0" w:rsidRPr="004E7573" w:rsidRDefault="00E0275B" w:rsidP="00730FE0">
      <w:pPr>
        <w:jc w:val="left"/>
      </w:pPr>
      <w:r w:rsidRPr="004E7573">
        <w:t>Comparaison des résultats (Simulation vs Mesure) :</w:t>
      </w:r>
    </w:p>
    <w:p w14:paraId="263CF454" w14:textId="7D989411" w:rsidR="00B40B1A" w:rsidRPr="004E7573" w:rsidRDefault="00B40B1A" w:rsidP="00B40B1A">
      <w:pPr>
        <w:pStyle w:val="Paragraphedeliste"/>
        <w:numPr>
          <w:ilvl w:val="0"/>
          <w:numId w:val="7"/>
        </w:numPr>
        <w:jc w:val="left"/>
        <w:rPr>
          <w:lang w:val="fr-CH"/>
        </w:rPr>
      </w:pPr>
      <w:r w:rsidRPr="004E7573">
        <w:rPr>
          <w:b/>
          <w:bCs/>
          <w:lang w:val="fr-CH"/>
        </w:rPr>
        <w:t>1N</w:t>
      </w:r>
      <w:r w:rsidR="008466A0" w:rsidRPr="004E7573">
        <w:rPr>
          <w:b/>
          <w:bCs/>
          <w:lang w:val="fr-CH"/>
        </w:rPr>
        <w:t>4004 :</w:t>
      </w:r>
      <w:r w:rsidRPr="004E7573">
        <w:rPr>
          <w:lang w:val="fr-CH"/>
        </w:rPr>
        <w:t xml:space="preserve"> La simulation et la mesure concordent très bien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r>
          <w:rPr>
            <w:rFonts w:ascii="Cambria Math" w:hAnsi="Cambria Math"/>
            <w:lang w:val="fr-CH"/>
          </w:rPr>
          <m:t>≈3,1-3,6 μ</m:t>
        </m:r>
        <m:r>
          <m:rPr>
            <m:nor/>
          </m:rPr>
          <w:rPr>
            <w:lang w:val="fr-CH"/>
          </w:rPr>
          <m:t>s</m:t>
        </m:r>
      </m:oMath>
      <w:r w:rsidRPr="004E7573">
        <w:rPr>
          <w:lang w:val="fr-CH"/>
        </w:rPr>
        <w:t xml:space="preserve"> et </w:t>
      </w:r>
      <m:oMath>
        <m:sSub>
          <m:sSubPr>
            <m:ctrlPr>
              <w:rPr>
                <w:rFonts w:ascii="Cambria Math" w:hAnsi="Cambria Math"/>
                <w:lang w:val="fr-CH"/>
              </w:rPr>
            </m:ctrlPr>
          </m:sSubPr>
          <m:e>
            <m:r>
              <w:rPr>
                <w:rFonts w:ascii="Cambria Math" w:hAnsi="Cambria Math"/>
                <w:lang w:val="fr-CH"/>
              </w:rPr>
              <m:t>I</m:t>
            </m:r>
          </m:e>
          <m:sub>
            <m:r>
              <w:rPr>
                <w:rFonts w:ascii="Cambria Math" w:hAnsi="Cambria Math"/>
                <w:lang w:val="fr-CH"/>
              </w:rPr>
              <m:t>RM</m:t>
            </m:r>
          </m:sub>
        </m:sSub>
        <m:r>
          <w:rPr>
            <w:rFonts w:ascii="Cambria Math" w:hAnsi="Cambria Math"/>
            <w:lang w:val="fr-CH"/>
          </w:rPr>
          <m:t>≈-230</m:t>
        </m:r>
        <m:r>
          <m:rPr>
            <m:nor/>
          </m:rPr>
          <w:rPr>
            <w:lang w:val="fr-CH"/>
          </w:rPr>
          <m:t> à </m:t>
        </m:r>
        <m:r>
          <w:rPr>
            <w:rFonts w:ascii="Cambria Math" w:hAnsi="Cambria Math"/>
            <w:lang w:val="fr-CH"/>
          </w:rPr>
          <m:t>-240</m:t>
        </m:r>
        <m:r>
          <m:rPr>
            <m:nor/>
          </m:rPr>
          <w:rPr>
            <w:lang w:val="fr-CH"/>
          </w:rPr>
          <m:t> mA</m:t>
        </m:r>
      </m:oMath>
      <w:r w:rsidRPr="004E7573">
        <w:rPr>
          <w:lang w:val="fr-CH"/>
        </w:rPr>
        <w:t xml:space="preserve">). L'évacuation des charges de diffusion </w:t>
      </w:r>
      <m:oMath>
        <m:sSub>
          <m:sSubPr>
            <m:ctrlPr>
              <w:rPr>
                <w:rFonts w:ascii="Cambria Math" w:hAnsi="Cambria Math"/>
                <w:lang w:val="fr-CH"/>
              </w:rPr>
            </m:ctrlPr>
          </m:sSubPr>
          <m:e>
            <m:r>
              <w:rPr>
                <w:rFonts w:ascii="Cambria Math" w:hAnsi="Cambria Math"/>
                <w:lang w:val="fr-CH"/>
              </w:rPr>
              <m:t>C</m:t>
            </m:r>
          </m:e>
          <m:sub>
            <m:r>
              <w:rPr>
                <w:rFonts w:ascii="Cambria Math" w:hAnsi="Cambria Math"/>
                <w:lang w:val="fr-CH"/>
              </w:rPr>
              <m:t>d</m:t>
            </m:r>
          </m:sub>
        </m:sSub>
      </m:oMath>
      <w:r w:rsidRPr="004E7573">
        <w:rPr>
          <w:lang w:val="fr-CH"/>
        </w:rPr>
        <w:t xml:space="preserve"> est clairement visible dans les deux cas.</w:t>
      </w:r>
    </w:p>
    <w:p w14:paraId="35005556" w14:textId="412F7589" w:rsidR="00725A85" w:rsidRPr="004E7573" w:rsidRDefault="00725A85" w:rsidP="00725A85">
      <w:pPr>
        <w:pStyle w:val="Paragraphedeliste"/>
        <w:numPr>
          <w:ilvl w:val="0"/>
          <w:numId w:val="7"/>
        </w:numPr>
        <w:rPr>
          <w:lang w:val="fr-CH"/>
        </w:rPr>
      </w:pPr>
      <w:r w:rsidRPr="004E7573">
        <w:rPr>
          <w:b/>
          <w:bCs/>
          <w:lang w:val="fr-CH"/>
        </w:rPr>
        <w:t>1N4148 :</w:t>
      </w:r>
      <w:r w:rsidRPr="004E7573">
        <w:rPr>
          <w:lang w:val="fr-CH"/>
        </w:rPr>
        <w:t xml:space="preserve"> En simulation, TINA calcule une pointe inverse de </w:t>
      </w:r>
      <m:oMath>
        <m:r>
          <w:rPr>
            <w:rFonts w:ascii="Cambria Math" w:hAnsi="Cambria Math"/>
            <w:lang w:val="fr-CH"/>
          </w:rPr>
          <m:t>-230</m:t>
        </m:r>
        <m:r>
          <m:rPr>
            <m:nor/>
          </m:rPr>
          <w:rPr>
            <w:lang w:val="fr-CH"/>
          </w:rPr>
          <m:t> mA</m:t>
        </m:r>
      </m:oMath>
      <w:r w:rsidRPr="004E7573">
        <w:rPr>
          <w:lang w:val="fr-CH"/>
        </w:rPr>
        <w:t xml:space="preserve"> </w:t>
      </w:r>
      <w:proofErr w:type="spellStart"/>
      <w:r w:rsidRPr="004E7573">
        <w:rPr>
          <w:lang w:val="fr-CH"/>
        </w:rPr>
        <w:t>sur</w:t>
      </w:r>
      <w:proofErr w:type="spellEnd"/>
      <w:r w:rsidRPr="004E7573">
        <w:rPr>
          <w:lang w:val="fr-CH"/>
        </w:rPr>
        <w:t xml:space="preserve"> </w:t>
      </w:r>
      <m:oMath>
        <m:r>
          <w:rPr>
            <w:rFonts w:ascii="Cambria Math" w:hAnsi="Cambria Math"/>
            <w:lang w:val="fr-CH"/>
          </w:rPr>
          <m:t>17</m:t>
        </m:r>
        <m:r>
          <m:rPr>
            <m:nor/>
          </m:rPr>
          <w:rPr>
            <w:lang w:val="fr-CH"/>
          </w:rPr>
          <m:t> ns</m:t>
        </m:r>
      </m:oMath>
      <w:r w:rsidRPr="004E7573">
        <w:rPr>
          <w:lang w:val="fr-CH"/>
        </w:rPr>
        <w:t>. En pratique, le composant se bloque si vite que la bande passante de la sonde de courant et de l'oscilloscope ne permet pas de capturer ce pic complet</w:t>
      </w:r>
      <w:r w:rsidR="007E5632" w:rsidRPr="004E7573">
        <w:rPr>
          <w:lang w:val="fr-CH"/>
        </w:rPr>
        <w:t xml:space="preserve"> (changement d’état)</w:t>
      </w:r>
      <w:r w:rsidRPr="004E7573">
        <w:rPr>
          <w:lang w:val="fr-CH"/>
        </w:rPr>
        <w:t xml:space="preserve">, d'où un </w:t>
      </w:r>
      <m:oMath>
        <m:sSub>
          <m:sSubPr>
            <m:ctrlPr>
              <w:rPr>
                <w:rFonts w:ascii="Cambria Math" w:hAnsi="Cambria Math"/>
                <w:lang w:val="fr-CH"/>
              </w:rPr>
            </m:ctrlPr>
          </m:sSubPr>
          <m:e>
            <m:r>
              <w:rPr>
                <w:rFonts w:ascii="Cambria Math" w:hAnsi="Cambria Math"/>
                <w:lang w:val="fr-CH"/>
              </w:rPr>
              <m:t>I</m:t>
            </m:r>
          </m:e>
          <m:sub>
            <m:r>
              <w:rPr>
                <w:rFonts w:ascii="Cambria Math" w:hAnsi="Cambria Math"/>
                <w:lang w:val="fr-CH"/>
              </w:rPr>
              <m:t>RM</m:t>
            </m:r>
          </m:sub>
        </m:sSub>
      </m:oMath>
      <w:r w:rsidRPr="004E7573">
        <w:rPr>
          <w:lang w:val="fr-CH"/>
        </w:rPr>
        <w:t xml:space="preserve"> mesuré de seulement </w:t>
      </w:r>
      <m:oMath>
        <m:r>
          <w:rPr>
            <w:rFonts w:ascii="Cambria Math" w:hAnsi="Cambria Math"/>
            <w:lang w:val="fr-CH"/>
          </w:rPr>
          <m:t>-36</m:t>
        </m:r>
        <m:r>
          <m:rPr>
            <m:nor/>
          </m:rPr>
          <w:rPr>
            <w:lang w:val="fr-CH"/>
          </w:rPr>
          <m:t> mA</m:t>
        </m:r>
      </m:oMath>
      <w:r w:rsidRPr="004E7573">
        <w:rPr>
          <w:lang w:val="fr-CH"/>
        </w:rPr>
        <w:t xml:space="preserve"> et un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oMath>
      <w:r w:rsidRPr="004E7573">
        <w:rPr>
          <w:lang w:val="fr-CH"/>
        </w:rPr>
        <w:t xml:space="preserve"> non mesurable.</w:t>
      </w:r>
    </w:p>
    <w:p w14:paraId="61B559AE" w14:textId="692B3214" w:rsidR="00B40B1A" w:rsidRPr="004E7573" w:rsidRDefault="008466A0" w:rsidP="008466A0">
      <w:pPr>
        <w:pStyle w:val="Paragraphedeliste"/>
        <w:numPr>
          <w:ilvl w:val="0"/>
          <w:numId w:val="7"/>
        </w:numPr>
        <w:rPr>
          <w:lang w:val="fr-CH"/>
        </w:rPr>
      </w:pPr>
      <w:r w:rsidRPr="004E7573">
        <w:rPr>
          <w:b/>
          <w:bCs/>
          <w:lang w:val="fr-CH"/>
        </w:rPr>
        <w:lastRenderedPageBreak/>
        <w:t>SB2100E-G :</w:t>
      </w:r>
      <w:r w:rsidRPr="004E7573">
        <w:rPr>
          <w:lang w:val="fr-CH"/>
        </w:rPr>
        <w:t xml:space="preserve"> Le comportement en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oMath>
      <w:r w:rsidRPr="004E7573">
        <w:rPr>
          <w:lang w:val="fr-CH"/>
        </w:rPr>
        <w:t xml:space="preserve"> demeure très rapide (</w:t>
      </w:r>
      <m:oMath>
        <m:r>
          <w:rPr>
            <w:rFonts w:ascii="Cambria Math" w:hAnsi="Cambria Math"/>
            <w:lang w:val="fr-CH"/>
          </w:rPr>
          <m:t>45</m:t>
        </m:r>
        <m:r>
          <m:rPr>
            <m:nor/>
          </m:rPr>
          <w:rPr>
            <w:lang w:val="fr-CH"/>
          </w:rPr>
          <m:t> ns</m:t>
        </m:r>
      </m:oMath>
      <w:r w:rsidRPr="004E7573">
        <w:rPr>
          <w:lang w:val="fr-CH"/>
        </w:rPr>
        <w:t xml:space="preserve"> mesurés contre </w:t>
      </w:r>
      <m:oMath>
        <m:r>
          <w:rPr>
            <w:rFonts w:ascii="Cambria Math" w:hAnsi="Cambria Math"/>
            <w:lang w:val="fr-CH"/>
          </w:rPr>
          <m:t>25,6</m:t>
        </m:r>
        <m:r>
          <m:rPr>
            <m:nor/>
          </m:rPr>
          <w:rPr>
            <w:lang w:val="fr-CH"/>
          </w:rPr>
          <m:t> ns</m:t>
        </m:r>
      </m:oMath>
      <w:r w:rsidRPr="004E7573">
        <w:rPr>
          <w:lang w:val="fr-CH"/>
        </w:rPr>
        <w:t xml:space="preserve"> simulés). La différence majeure réside dans la faible chute de tension </w:t>
      </w:r>
      <m:oMath>
        <m:sSub>
          <m:sSubPr>
            <m:ctrlPr>
              <w:rPr>
                <w:rFonts w:ascii="Cambria Math" w:hAnsi="Cambria Math"/>
                <w:lang w:val="fr-CH"/>
              </w:rPr>
            </m:ctrlPr>
          </m:sSubPr>
          <m:e>
            <m:r>
              <w:rPr>
                <w:rFonts w:ascii="Cambria Math" w:hAnsi="Cambria Math"/>
                <w:lang w:val="fr-CH"/>
              </w:rPr>
              <m:t>U</m:t>
            </m:r>
          </m:e>
          <m:sub>
            <m:r>
              <w:rPr>
                <w:rFonts w:ascii="Cambria Math" w:hAnsi="Cambria Math"/>
                <w:lang w:val="fr-CH"/>
              </w:rPr>
              <m:t>j</m:t>
            </m:r>
          </m:sub>
        </m:sSub>
      </m:oMath>
      <w:r w:rsidRPr="004E7573">
        <w:rPr>
          <w:lang w:val="fr-CH"/>
        </w:rPr>
        <w:t xml:space="preserve">, mesurée à </w:t>
      </w:r>
      <m:oMath>
        <m:r>
          <w:rPr>
            <w:rFonts w:ascii="Cambria Math" w:hAnsi="Cambria Math"/>
            <w:lang w:val="fr-CH"/>
          </w:rPr>
          <m:t>300</m:t>
        </m:r>
        <m:r>
          <m:rPr>
            <m:nor/>
          </m:rPr>
          <w:rPr>
            <w:lang w:val="fr-CH"/>
          </w:rPr>
          <m:t> mV</m:t>
        </m:r>
      </m:oMath>
      <w:r w:rsidRPr="004E7573">
        <w:rPr>
          <w:lang w:val="fr-CH"/>
        </w:rPr>
        <w:t xml:space="preserve"> contre </w:t>
      </w:r>
      <m:oMath>
        <m:r>
          <w:rPr>
            <w:rFonts w:ascii="Cambria Math" w:hAnsi="Cambria Math"/>
            <w:lang w:val="fr-CH"/>
          </w:rPr>
          <m:t>421</m:t>
        </m:r>
        <m:r>
          <m:rPr>
            <m:nor/>
          </m:rPr>
          <w:rPr>
            <w:lang w:val="fr-CH"/>
          </w:rPr>
          <m:t> mV</m:t>
        </m:r>
      </m:oMath>
      <w:r w:rsidRPr="004E7573">
        <w:rPr>
          <w:lang w:val="fr-CH"/>
        </w:rPr>
        <w:t xml:space="preserve"> en simulation.</w:t>
      </w:r>
    </w:p>
    <w:p w14:paraId="6947FB06" w14:textId="77777777" w:rsidR="00E0275B" w:rsidRPr="004E7573" w:rsidRDefault="00E0275B" w:rsidP="00730FE0">
      <w:pPr>
        <w:jc w:val="left"/>
        <w:rPr>
          <w:lang w:val="fr-CH"/>
        </w:rPr>
      </w:pPr>
    </w:p>
    <w:p w14:paraId="6EA67AD1" w14:textId="77777777" w:rsidR="00E868A1" w:rsidRPr="004E7573" w:rsidRDefault="00E868A1" w:rsidP="00827480">
      <w:pPr>
        <w:jc w:val="center"/>
      </w:pPr>
    </w:p>
    <w:p w14:paraId="425379C2" w14:textId="2F1E1ACE" w:rsidR="00DA3772" w:rsidRPr="004E7573" w:rsidRDefault="00DA3772" w:rsidP="00DA3772">
      <w:pPr>
        <w:pStyle w:val="Titre2"/>
        <w:rPr>
          <w:rFonts w:ascii="Times New Roman" w:hAnsi="Times New Roman" w:cs="Times New Roman"/>
        </w:rPr>
      </w:pPr>
      <w:bookmarkStart w:id="19" w:name="_Toc241153655"/>
      <w:r w:rsidRPr="004E7573">
        <w:rPr>
          <w:rFonts w:ascii="Times New Roman" w:hAnsi="Times New Roman" w:cs="Times New Roman"/>
        </w:rPr>
        <w:t>Photodiode</w:t>
      </w:r>
      <w:r w:rsidR="00517CB7" w:rsidRPr="004E7573">
        <w:rPr>
          <w:rFonts w:ascii="Times New Roman" w:hAnsi="Times New Roman" w:cs="Times New Roman"/>
        </w:rPr>
        <w:t xml:space="preserve"> (</w:t>
      </w:r>
      <w:r w:rsidR="008637F2" w:rsidRPr="004E7573">
        <w:rPr>
          <w:rFonts w:ascii="Times New Roman" w:hAnsi="Times New Roman" w:cs="Times New Roman"/>
        </w:rPr>
        <w:t>mode photoconducteur</w:t>
      </w:r>
      <w:r w:rsidR="00517CB7" w:rsidRPr="004E7573">
        <w:rPr>
          <w:rFonts w:ascii="Times New Roman" w:hAnsi="Times New Roman" w:cs="Times New Roman"/>
        </w:rPr>
        <w:t>)</w:t>
      </w:r>
      <w:bookmarkEnd w:id="19"/>
    </w:p>
    <w:tbl>
      <w:tblPr>
        <w:tblStyle w:val="Grilledutableau"/>
        <w:tblW w:w="0" w:type="auto"/>
        <w:tblInd w:w="38" w:type="dxa"/>
        <w:tblLook w:val="04A0" w:firstRow="1" w:lastRow="0" w:firstColumn="1" w:lastColumn="0" w:noHBand="0" w:noVBand="1"/>
      </w:tblPr>
      <w:tblGrid>
        <w:gridCol w:w="2438"/>
        <w:gridCol w:w="2439"/>
        <w:gridCol w:w="2439"/>
        <w:gridCol w:w="2439"/>
      </w:tblGrid>
      <w:tr w:rsidR="00DA3772" w:rsidRPr="004E7573" w14:paraId="7DE79785" w14:textId="77777777" w:rsidTr="000F285A">
        <w:tc>
          <w:tcPr>
            <w:tcW w:w="2438" w:type="dxa"/>
            <w:shd w:val="clear" w:color="auto" w:fill="BFBFBF" w:themeFill="background1" w:themeFillShade="BF"/>
          </w:tcPr>
          <w:p w14:paraId="1772DBC6" w14:textId="77777777" w:rsidR="00DA3772" w:rsidRPr="004E7573" w:rsidRDefault="00DA3772" w:rsidP="000F285A">
            <w:pPr>
              <w:jc w:val="center"/>
            </w:pPr>
            <w:r w:rsidRPr="004E7573">
              <w:t>Niveau de luminosité</w:t>
            </w:r>
          </w:p>
        </w:tc>
        <w:tc>
          <w:tcPr>
            <w:tcW w:w="2439" w:type="dxa"/>
            <w:shd w:val="clear" w:color="auto" w:fill="BFBFBF" w:themeFill="background1" w:themeFillShade="BF"/>
          </w:tcPr>
          <w:p w14:paraId="2C65FBAB" w14:textId="77777777" w:rsidR="00DA3772" w:rsidRPr="004E7573" w:rsidRDefault="00DA3772" w:rsidP="000F285A">
            <w:pPr>
              <w:jc w:val="center"/>
            </w:pPr>
            <w:r w:rsidRPr="004E7573">
              <w:t>Distance</w:t>
            </w:r>
          </w:p>
        </w:tc>
        <w:tc>
          <w:tcPr>
            <w:tcW w:w="2439" w:type="dxa"/>
            <w:shd w:val="clear" w:color="auto" w:fill="BFBFBF" w:themeFill="background1" w:themeFillShade="BF"/>
          </w:tcPr>
          <w:p w14:paraId="5F74A690" w14:textId="77777777" w:rsidR="00DA3772" w:rsidRPr="004E7573" w:rsidRDefault="00DA3772" w:rsidP="000F285A">
            <w:pPr>
              <w:jc w:val="center"/>
            </w:pPr>
            <w:r w:rsidRPr="004E7573">
              <w:t>[V]</w:t>
            </w:r>
          </w:p>
        </w:tc>
        <w:tc>
          <w:tcPr>
            <w:tcW w:w="2439" w:type="dxa"/>
            <w:shd w:val="clear" w:color="auto" w:fill="BFBFBF" w:themeFill="background1" w:themeFillShade="BF"/>
          </w:tcPr>
          <w:p w14:paraId="1926BB2E" w14:textId="542B64F4" w:rsidR="00DA3772" w:rsidRPr="004E7573" w:rsidRDefault="00DA3772" w:rsidP="000F285A">
            <w:pPr>
              <w:jc w:val="center"/>
            </w:pPr>
            <w:r w:rsidRPr="004E7573">
              <w:t>[</w:t>
            </w:r>
            <w:r w:rsidR="00E10C2E" w:rsidRPr="004E7573">
              <w:t>m</w:t>
            </w:r>
            <w:r w:rsidRPr="004E7573">
              <w:t>A]</w:t>
            </w:r>
          </w:p>
        </w:tc>
      </w:tr>
      <w:tr w:rsidR="00DA3772" w:rsidRPr="004E7573" w14:paraId="2DB0560C" w14:textId="77777777" w:rsidTr="000F285A">
        <w:tc>
          <w:tcPr>
            <w:tcW w:w="2438" w:type="dxa"/>
          </w:tcPr>
          <w:p w14:paraId="38ACB1EB" w14:textId="4D7E96C2" w:rsidR="00DA3772" w:rsidRPr="004E7573" w:rsidRDefault="00FE16B6" w:rsidP="00BE2C11">
            <w:pPr>
              <w:jc w:val="center"/>
            </w:pPr>
            <w:r w:rsidRPr="004E7573">
              <w:t xml:space="preserve">Intensité max du </w:t>
            </w:r>
            <w:r w:rsidR="00620E0B" w:rsidRPr="004E7573">
              <w:t>téléphone</w:t>
            </w:r>
          </w:p>
        </w:tc>
        <w:tc>
          <w:tcPr>
            <w:tcW w:w="2439" w:type="dxa"/>
          </w:tcPr>
          <w:p w14:paraId="54324DBA" w14:textId="2CFC4CA9" w:rsidR="00DA3772" w:rsidRPr="004E7573" w:rsidRDefault="005C46E0" w:rsidP="00BE2C11">
            <w:pPr>
              <w:jc w:val="center"/>
            </w:pPr>
            <w:r w:rsidRPr="004E7573">
              <w:t>~</w:t>
            </w:r>
            <w:r w:rsidR="00915211" w:rsidRPr="004E7573">
              <w:t>0</w:t>
            </w:r>
            <w:r w:rsidR="003365CC" w:rsidRPr="004E7573">
              <w:t>m</w:t>
            </w:r>
            <w:r w:rsidR="000652AF" w:rsidRPr="004E7573">
              <w:t>m</w:t>
            </w:r>
            <w:r w:rsidR="00915211" w:rsidRPr="004E7573">
              <w:t>(collé)</w:t>
            </w:r>
          </w:p>
        </w:tc>
        <w:tc>
          <w:tcPr>
            <w:tcW w:w="2439" w:type="dxa"/>
          </w:tcPr>
          <w:p w14:paraId="28DCABBE" w14:textId="43485843" w:rsidR="00DA3772" w:rsidRPr="004E7573" w:rsidRDefault="00BA40FB" w:rsidP="00BE2C11">
            <w:pPr>
              <w:jc w:val="center"/>
            </w:pPr>
            <w:r w:rsidRPr="004E7573">
              <w:t>0.3</w:t>
            </w:r>
          </w:p>
        </w:tc>
        <w:tc>
          <w:tcPr>
            <w:tcW w:w="2439" w:type="dxa"/>
          </w:tcPr>
          <w:p w14:paraId="34B56354" w14:textId="1FCCD15D" w:rsidR="00DA3772" w:rsidRPr="004E7573" w:rsidRDefault="001F622D" w:rsidP="00BE2C11">
            <w:pPr>
              <w:jc w:val="center"/>
            </w:pPr>
            <w:r w:rsidRPr="004E7573">
              <w:t>0.54</w:t>
            </w:r>
          </w:p>
        </w:tc>
      </w:tr>
      <w:tr w:rsidR="00DA3772" w:rsidRPr="004E7573" w14:paraId="3C2618DD" w14:textId="77777777" w:rsidTr="000F285A">
        <w:tc>
          <w:tcPr>
            <w:tcW w:w="2438" w:type="dxa"/>
          </w:tcPr>
          <w:p w14:paraId="60E1DD9A" w14:textId="67AEABEB" w:rsidR="00DA3772" w:rsidRPr="004E7573" w:rsidRDefault="00490C77" w:rsidP="00BE2C11">
            <w:pPr>
              <w:jc w:val="center"/>
            </w:pPr>
            <w:r w:rsidRPr="004E7573">
              <w:t xml:space="preserve">Intensité max du </w:t>
            </w:r>
            <w:r w:rsidR="00620E0B" w:rsidRPr="004E7573">
              <w:t>téléphone</w:t>
            </w:r>
          </w:p>
        </w:tc>
        <w:tc>
          <w:tcPr>
            <w:tcW w:w="2439" w:type="dxa"/>
          </w:tcPr>
          <w:p w14:paraId="53FF5594" w14:textId="34D8E6FF" w:rsidR="00DA3772" w:rsidRPr="004E7573" w:rsidRDefault="00454906" w:rsidP="00BE2C11">
            <w:pPr>
              <w:jc w:val="center"/>
            </w:pPr>
            <w:r w:rsidRPr="004E7573">
              <w:t>~</w:t>
            </w:r>
            <w:r w:rsidR="00030E59" w:rsidRPr="004E7573">
              <w:t>2</w:t>
            </w:r>
            <w:r w:rsidR="00C27F8D" w:rsidRPr="004E7573">
              <w:t>m</w:t>
            </w:r>
            <w:r w:rsidR="001549B6" w:rsidRPr="004E7573">
              <w:t>m</w:t>
            </w:r>
          </w:p>
        </w:tc>
        <w:tc>
          <w:tcPr>
            <w:tcW w:w="2439" w:type="dxa"/>
          </w:tcPr>
          <w:p w14:paraId="0582F98B" w14:textId="73B05512" w:rsidR="00DA3772" w:rsidRPr="004E7573" w:rsidRDefault="00030E59" w:rsidP="00BE2C11">
            <w:pPr>
              <w:jc w:val="center"/>
            </w:pPr>
            <w:r w:rsidRPr="004E7573">
              <w:t>3.67</w:t>
            </w:r>
          </w:p>
        </w:tc>
        <w:tc>
          <w:tcPr>
            <w:tcW w:w="2439" w:type="dxa"/>
          </w:tcPr>
          <w:p w14:paraId="0CABF6C2" w14:textId="49F4ECC0" w:rsidR="008407E1" w:rsidRPr="004E7573" w:rsidRDefault="00E10C2E" w:rsidP="00BE2C11">
            <w:pPr>
              <w:jc w:val="center"/>
            </w:pPr>
            <w:r w:rsidRPr="004E7573">
              <w:t>0.10</w:t>
            </w:r>
          </w:p>
        </w:tc>
      </w:tr>
      <w:tr w:rsidR="008407E1" w:rsidRPr="004E7573" w14:paraId="66F3D5A5" w14:textId="77777777" w:rsidTr="000F285A">
        <w:tc>
          <w:tcPr>
            <w:tcW w:w="2438" w:type="dxa"/>
          </w:tcPr>
          <w:p w14:paraId="62B889A6" w14:textId="7658A240" w:rsidR="008407E1" w:rsidRPr="004E7573" w:rsidRDefault="007A09A4" w:rsidP="00BE2C11">
            <w:pPr>
              <w:jc w:val="center"/>
            </w:pPr>
            <w:r w:rsidRPr="004E7573">
              <w:t>Noir total</w:t>
            </w:r>
          </w:p>
        </w:tc>
        <w:tc>
          <w:tcPr>
            <w:tcW w:w="2439" w:type="dxa"/>
          </w:tcPr>
          <w:p w14:paraId="5C858D4E" w14:textId="15C8B220" w:rsidR="008407E1" w:rsidRPr="004E7573" w:rsidRDefault="00FE16B6" w:rsidP="00BE2C11">
            <w:pPr>
              <w:jc w:val="center"/>
            </w:pPr>
            <w:r w:rsidRPr="004E7573">
              <w:t>-</w:t>
            </w:r>
          </w:p>
        </w:tc>
        <w:tc>
          <w:tcPr>
            <w:tcW w:w="2439" w:type="dxa"/>
          </w:tcPr>
          <w:p w14:paraId="0A8AC7AD" w14:textId="0D8096E8" w:rsidR="008407E1" w:rsidRPr="004E7573" w:rsidRDefault="007A09A4" w:rsidP="00BE2C11">
            <w:pPr>
              <w:jc w:val="center"/>
            </w:pPr>
            <w:r w:rsidRPr="004E7573">
              <w:t>5.04</w:t>
            </w:r>
          </w:p>
        </w:tc>
        <w:tc>
          <w:tcPr>
            <w:tcW w:w="2439" w:type="dxa"/>
          </w:tcPr>
          <w:p w14:paraId="091ADF43" w14:textId="371D0719" w:rsidR="008407E1" w:rsidRPr="004E7573" w:rsidRDefault="00BE2C11" w:rsidP="00BE2C11">
            <w:pPr>
              <w:jc w:val="center"/>
            </w:pPr>
            <w:r w:rsidRPr="004E7573">
              <w:t>0</w:t>
            </w:r>
          </w:p>
        </w:tc>
      </w:tr>
    </w:tbl>
    <w:p w14:paraId="2D2F0FB7" w14:textId="77777777" w:rsidR="007C6F9C" w:rsidRPr="004E7573" w:rsidRDefault="007C6F9C" w:rsidP="006A5CCB">
      <w:pPr>
        <w:jc w:val="left"/>
        <w:rPr>
          <w:b/>
          <w:bCs/>
        </w:rPr>
      </w:pPr>
    </w:p>
    <w:p w14:paraId="743CD291" w14:textId="77777777" w:rsidR="006A5CCB" w:rsidRPr="004E7573" w:rsidRDefault="006A5CCB" w:rsidP="006A5CCB">
      <w:pPr>
        <w:jc w:val="left"/>
        <w:rPr>
          <w:b/>
          <w:bCs/>
        </w:rPr>
      </w:pPr>
      <w:r w:rsidRPr="004E7573">
        <w:rPr>
          <w:b/>
          <w:bCs/>
        </w:rPr>
        <w:t>Analyse des résultats :</w:t>
      </w:r>
    </w:p>
    <w:p w14:paraId="5C66F178" w14:textId="77777777" w:rsidR="006A5CCB" w:rsidRPr="004E7573" w:rsidRDefault="006A5CCB" w:rsidP="006A5CCB">
      <w:pPr>
        <w:jc w:val="left"/>
      </w:pPr>
      <w:r w:rsidRPr="004E7573">
        <w:t>Comparaison des résultats (Simulation vs Mesure) :</w:t>
      </w:r>
    </w:p>
    <w:p w14:paraId="49EF586C" w14:textId="45159723" w:rsidR="00865190" w:rsidRPr="004E7573" w:rsidRDefault="00865190" w:rsidP="00865190">
      <w:pPr>
        <w:pStyle w:val="Paragraphedeliste"/>
        <w:numPr>
          <w:ilvl w:val="0"/>
          <w:numId w:val="8"/>
        </w:numPr>
        <w:rPr>
          <w:lang w:val="fr-CH"/>
        </w:rPr>
      </w:pPr>
      <w:r w:rsidRPr="004E7573">
        <w:rPr>
          <w:b/>
          <w:bCs/>
          <w:lang w:val="fr-CH"/>
        </w:rPr>
        <w:t>Linéarité du courant d'obscurité/de fuite :</w:t>
      </w:r>
      <w:r w:rsidRPr="004E7573">
        <w:rPr>
          <w:lang w:val="fr-CH"/>
        </w:rPr>
        <w:t xml:space="preserve"> En mode photoconducteur, le courant inverse </w:t>
      </w:r>
      <m:oMath>
        <m:sSub>
          <m:sSubPr>
            <m:ctrlPr>
              <w:rPr>
                <w:rFonts w:ascii="Cambria Math" w:hAnsi="Cambria Math"/>
                <w:lang w:val="fr-CH"/>
              </w:rPr>
            </m:ctrlPr>
          </m:sSubPr>
          <m:e>
            <m:r>
              <w:rPr>
                <w:rFonts w:ascii="Cambria Math" w:hAnsi="Cambria Math"/>
                <w:lang w:val="fr-CH"/>
              </w:rPr>
              <m:t>I</m:t>
            </m:r>
          </m:e>
          <m:sub>
            <m:r>
              <w:rPr>
                <w:rFonts w:ascii="Cambria Math" w:hAnsi="Cambria Math"/>
                <w:lang w:val="fr-CH"/>
              </w:rPr>
              <m:t>R</m:t>
            </m:r>
          </m:sub>
        </m:sSub>
      </m:oMath>
      <w:r w:rsidRPr="004E7573">
        <w:rPr>
          <w:lang w:val="fr-CH"/>
        </w:rPr>
        <w:t xml:space="preserve"> traversant la photodiode est directement proportionnel à l'intensité lumineuse (flux de photons) reçue sur la jonction. </w:t>
      </w:r>
    </w:p>
    <w:p w14:paraId="7900315A" w14:textId="49B92BB7" w:rsidR="00DA3772" w:rsidRPr="004E7573" w:rsidRDefault="00083798" w:rsidP="006A5CCB">
      <w:pPr>
        <w:pStyle w:val="Paragraphedeliste"/>
        <w:keepLines w:val="0"/>
        <w:numPr>
          <w:ilvl w:val="0"/>
          <w:numId w:val="8"/>
        </w:numPr>
        <w:jc w:val="left"/>
        <w:rPr>
          <w:b/>
          <w:bCs/>
        </w:rPr>
      </w:pPr>
      <w:r w:rsidRPr="004E7573">
        <w:rPr>
          <w:b/>
          <w:bCs/>
        </w:rPr>
        <w:t>Chute de tension sur la charge :</w:t>
      </w:r>
    </w:p>
    <w:p w14:paraId="4452EFEF" w14:textId="42B8ECF6" w:rsidR="00D7278A" w:rsidRPr="004E7573" w:rsidRDefault="00D7278A" w:rsidP="00D7278A">
      <w:pPr>
        <w:pStyle w:val="Paragraphedeliste"/>
        <w:numPr>
          <w:ilvl w:val="1"/>
          <w:numId w:val="8"/>
        </w:numPr>
        <w:rPr>
          <w:lang w:val="fr-CH"/>
        </w:rPr>
      </w:pPr>
      <w:r w:rsidRPr="004E7573">
        <w:rPr>
          <w:lang w:val="fr-CH"/>
        </w:rPr>
        <w:t>À l'obscurité, le courant est nul (</w:t>
      </w:r>
      <m:oMath>
        <m:r>
          <w:rPr>
            <w:rFonts w:ascii="Cambria Math" w:hAnsi="Cambria Math"/>
            <w:lang w:val="fr-CH"/>
          </w:rPr>
          <m:t>0</m:t>
        </m:r>
        <m:r>
          <m:rPr>
            <m:nor/>
          </m:rPr>
          <w:rPr>
            <w:lang w:val="fr-CH"/>
          </w:rPr>
          <m:t> mA</m:t>
        </m:r>
      </m:oMath>
      <w:r w:rsidRPr="004E7573">
        <w:rPr>
          <w:lang w:val="fr-CH"/>
        </w:rPr>
        <w:t>) ; la photodiode supporte la quasi-totalité de la tension d'alimentation (</w:t>
      </w:r>
      <m:oMath>
        <m:r>
          <w:rPr>
            <w:rFonts w:ascii="Cambria Math" w:hAnsi="Cambria Math"/>
            <w:lang w:val="fr-CH"/>
          </w:rPr>
          <m:t>5,04</m:t>
        </m:r>
        <m:r>
          <m:rPr>
            <m:nor/>
          </m:rPr>
          <w:rPr>
            <w:lang w:val="fr-CH"/>
          </w:rPr>
          <m:t> V</m:t>
        </m:r>
      </m:oMath>
      <w:r w:rsidRPr="004E7573">
        <w:rPr>
          <w:lang w:val="fr-CH"/>
        </w:rPr>
        <w:t xml:space="preserve">). </w:t>
      </w:r>
    </w:p>
    <w:p w14:paraId="363A5718" w14:textId="6AAAC02D" w:rsidR="008D287E" w:rsidRPr="004E7573" w:rsidRDefault="008D287E" w:rsidP="008D287E">
      <w:pPr>
        <w:pStyle w:val="Paragraphedeliste"/>
        <w:numPr>
          <w:ilvl w:val="1"/>
          <w:numId w:val="8"/>
        </w:numPr>
        <w:rPr>
          <w:lang w:val="fr-CH"/>
        </w:rPr>
      </w:pPr>
      <w:r w:rsidRPr="004E7573">
        <w:rPr>
          <w:lang w:val="fr-CH"/>
        </w:rPr>
        <w:t xml:space="preserve">Lors de l'éclairage maximal, le courant atteint </w:t>
      </w:r>
      <m:oMath>
        <m:r>
          <w:rPr>
            <w:rFonts w:ascii="Cambria Math" w:hAnsi="Cambria Math"/>
            <w:lang w:val="fr-CH"/>
          </w:rPr>
          <m:t>0,54</m:t>
        </m:r>
        <m:r>
          <m:rPr>
            <m:nor/>
          </m:rPr>
          <w:rPr>
            <w:lang w:val="fr-CH"/>
          </w:rPr>
          <m:t> mA</m:t>
        </m:r>
      </m:oMath>
      <w:r w:rsidRPr="004E7573">
        <w:rPr>
          <w:lang w:val="fr-CH"/>
        </w:rPr>
        <w:t xml:space="preserve">. La tension aux bornes de la résistance de charge augmente, ce qui fait chuter la tension restante aux bornes de la photodiode à </w:t>
      </w:r>
      <m:oMath>
        <m:r>
          <w:rPr>
            <w:rFonts w:ascii="Cambria Math" w:hAnsi="Cambria Math"/>
            <w:lang w:val="fr-CH"/>
          </w:rPr>
          <m:t>0,30</m:t>
        </m:r>
        <m:r>
          <m:rPr>
            <m:nor/>
          </m:rPr>
          <w:rPr>
            <w:lang w:val="fr-CH"/>
          </w:rPr>
          <m:t> V</m:t>
        </m:r>
      </m:oMath>
      <w:r w:rsidRPr="004E7573">
        <w:rPr>
          <w:lang w:val="fr-CH"/>
        </w:rPr>
        <w:t>.</w:t>
      </w:r>
    </w:p>
    <w:p w14:paraId="5A39C06E" w14:textId="10BE08BD" w:rsidR="00981E08" w:rsidRPr="004E7573" w:rsidRDefault="009353AD" w:rsidP="00981E08">
      <w:pPr>
        <w:pStyle w:val="Paragraphedeliste"/>
        <w:numPr>
          <w:ilvl w:val="0"/>
          <w:numId w:val="8"/>
        </w:numPr>
        <w:rPr>
          <w:lang w:val="fr-CH"/>
        </w:rPr>
      </w:pPr>
      <w:r w:rsidRPr="004E7573">
        <w:rPr>
          <w:b/>
          <w:bCs/>
        </w:rPr>
        <w:t>Conclusion d'usage :</w:t>
      </w:r>
      <w:r w:rsidRPr="004E7573">
        <w:t xml:space="preserve"> Le mode photoconducteur est idéal pour la détection et la mesure de niveau de lumière ou la transmission de données optiques rapides, car le courant varie de manière très linéaire avec l'éclairement.</w:t>
      </w:r>
    </w:p>
    <w:p w14:paraId="74E6BAEB" w14:textId="5A5A850E" w:rsidR="00111160" w:rsidRPr="004E7573" w:rsidRDefault="00D21618" w:rsidP="009353AD">
      <w:pPr>
        <w:keepLines w:val="0"/>
        <w:jc w:val="left"/>
        <w:rPr>
          <w:b/>
          <w:bCs/>
        </w:rPr>
      </w:pPr>
      <w:r w:rsidRPr="004E7573">
        <w:rPr>
          <w:b/>
          <w:bCs/>
        </w:rPr>
        <w:br w:type="page"/>
      </w:r>
    </w:p>
    <w:p w14:paraId="5EA3A81D" w14:textId="564BF4A5" w:rsidR="00EC66CC" w:rsidRPr="004E7573" w:rsidRDefault="00DA3772" w:rsidP="00A70FAF">
      <w:pPr>
        <w:pStyle w:val="Titre2"/>
        <w:rPr>
          <w:rFonts w:ascii="Times New Roman" w:hAnsi="Times New Roman" w:cs="Times New Roman"/>
        </w:rPr>
      </w:pPr>
      <w:bookmarkStart w:id="20" w:name="_Toc241153656"/>
      <w:r w:rsidRPr="004E7573">
        <w:rPr>
          <w:rFonts w:ascii="Times New Roman" w:hAnsi="Times New Roman" w:cs="Times New Roman"/>
        </w:rPr>
        <w:lastRenderedPageBreak/>
        <w:t>Photovoltaïque</w:t>
      </w:r>
      <w:bookmarkEnd w:id="20"/>
    </w:p>
    <w:tbl>
      <w:tblPr>
        <w:tblW w:w="4800" w:type="dxa"/>
        <w:tblInd w:w="80" w:type="dxa"/>
        <w:tblCellMar>
          <w:left w:w="70" w:type="dxa"/>
          <w:right w:w="70" w:type="dxa"/>
        </w:tblCellMar>
        <w:tblLook w:val="04A0" w:firstRow="1" w:lastRow="0" w:firstColumn="1" w:lastColumn="0" w:noHBand="0" w:noVBand="1"/>
      </w:tblPr>
      <w:tblGrid>
        <w:gridCol w:w="1200"/>
        <w:gridCol w:w="1200"/>
        <w:gridCol w:w="1200"/>
        <w:gridCol w:w="1200"/>
      </w:tblGrid>
      <w:tr w:rsidR="002F5F3F" w:rsidRPr="004E7573" w14:paraId="304F82E2" w14:textId="77777777" w:rsidTr="002F5F3F">
        <w:trPr>
          <w:trHeight w:val="330"/>
        </w:trPr>
        <w:tc>
          <w:tcPr>
            <w:tcW w:w="120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020BE21F" w14:textId="77777777" w:rsidR="002F5F3F" w:rsidRPr="004E7573" w:rsidRDefault="002F5F3F" w:rsidP="002F5F3F">
            <w:pPr>
              <w:keepLines w:val="0"/>
              <w:jc w:val="center"/>
              <w:rPr>
                <w:color w:val="000000"/>
                <w:lang w:val="fr-CH" w:eastAsia="fr-CH"/>
              </w:rPr>
            </w:pPr>
            <w:proofErr w:type="spellStart"/>
            <w:r w:rsidRPr="004E7573">
              <w:rPr>
                <w:color w:val="000000"/>
                <w:lang w:val="fr-CH" w:eastAsia="fr-CH"/>
              </w:rPr>
              <w:t>Rpot</w:t>
            </w:r>
            <w:proofErr w:type="spellEnd"/>
            <w:r w:rsidRPr="004E7573">
              <w:rPr>
                <w:color w:val="000000"/>
                <w:lang w:val="fr-CH" w:eastAsia="fr-CH"/>
              </w:rPr>
              <w:t xml:space="preserve"> [Ω]</w:t>
            </w:r>
          </w:p>
        </w:tc>
        <w:tc>
          <w:tcPr>
            <w:tcW w:w="1200" w:type="dxa"/>
            <w:tcBorders>
              <w:top w:val="single" w:sz="8" w:space="0" w:color="auto"/>
              <w:left w:val="nil"/>
              <w:bottom w:val="single" w:sz="8" w:space="0" w:color="auto"/>
              <w:right w:val="single" w:sz="8" w:space="0" w:color="auto"/>
            </w:tcBorders>
            <w:shd w:val="clear" w:color="000000" w:fill="BFBFBF"/>
            <w:vAlign w:val="center"/>
            <w:hideMark/>
          </w:tcPr>
          <w:p w14:paraId="1CEE6A59" w14:textId="77777777" w:rsidR="002F5F3F" w:rsidRPr="004E7573" w:rsidRDefault="002F5F3F" w:rsidP="002F5F3F">
            <w:pPr>
              <w:keepLines w:val="0"/>
              <w:jc w:val="center"/>
              <w:rPr>
                <w:color w:val="000000"/>
                <w:lang w:val="fr-CH" w:eastAsia="fr-CH"/>
              </w:rPr>
            </w:pPr>
            <w:r w:rsidRPr="004E7573">
              <w:rPr>
                <w:color w:val="000000"/>
                <w:lang w:val="fr-CH" w:eastAsia="fr-CH"/>
              </w:rPr>
              <w:t>[V]</w:t>
            </w:r>
          </w:p>
        </w:tc>
        <w:tc>
          <w:tcPr>
            <w:tcW w:w="1200" w:type="dxa"/>
            <w:tcBorders>
              <w:top w:val="single" w:sz="8" w:space="0" w:color="auto"/>
              <w:left w:val="nil"/>
              <w:bottom w:val="single" w:sz="8" w:space="0" w:color="auto"/>
              <w:right w:val="single" w:sz="8" w:space="0" w:color="auto"/>
            </w:tcBorders>
            <w:shd w:val="clear" w:color="000000" w:fill="BFBFBF"/>
            <w:vAlign w:val="center"/>
            <w:hideMark/>
          </w:tcPr>
          <w:p w14:paraId="01729CD3" w14:textId="77777777" w:rsidR="002F5F3F" w:rsidRPr="004E7573" w:rsidRDefault="002F5F3F" w:rsidP="002F5F3F">
            <w:pPr>
              <w:keepLines w:val="0"/>
              <w:jc w:val="center"/>
              <w:rPr>
                <w:color w:val="000000"/>
                <w:lang w:val="fr-CH" w:eastAsia="fr-CH"/>
              </w:rPr>
            </w:pPr>
            <w:r w:rsidRPr="004E7573">
              <w:rPr>
                <w:color w:val="000000"/>
                <w:lang w:val="fr-CH" w:eastAsia="fr-CH"/>
              </w:rPr>
              <w:t>[A]</w:t>
            </w:r>
          </w:p>
        </w:tc>
        <w:tc>
          <w:tcPr>
            <w:tcW w:w="1200" w:type="dxa"/>
            <w:tcBorders>
              <w:top w:val="single" w:sz="8" w:space="0" w:color="auto"/>
              <w:left w:val="nil"/>
              <w:bottom w:val="single" w:sz="8" w:space="0" w:color="auto"/>
              <w:right w:val="single" w:sz="8" w:space="0" w:color="auto"/>
            </w:tcBorders>
            <w:shd w:val="clear" w:color="000000" w:fill="BFBFBF"/>
            <w:vAlign w:val="center"/>
            <w:hideMark/>
          </w:tcPr>
          <w:p w14:paraId="24F6EF85" w14:textId="77777777" w:rsidR="002F5F3F" w:rsidRPr="004E7573" w:rsidRDefault="002F5F3F" w:rsidP="002F5F3F">
            <w:pPr>
              <w:keepLines w:val="0"/>
              <w:jc w:val="center"/>
              <w:rPr>
                <w:color w:val="000000"/>
                <w:lang w:val="fr-CH" w:eastAsia="fr-CH"/>
              </w:rPr>
            </w:pPr>
            <w:r w:rsidRPr="004E7573">
              <w:rPr>
                <w:color w:val="000000"/>
                <w:lang w:val="fr-CH" w:eastAsia="fr-CH"/>
              </w:rPr>
              <w:t>[W]</w:t>
            </w:r>
          </w:p>
        </w:tc>
      </w:tr>
      <w:tr w:rsidR="002F5F3F" w:rsidRPr="004E7573" w14:paraId="279E0D54"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755CD49A" w14:textId="77777777" w:rsidR="002F5F3F" w:rsidRPr="004E7573" w:rsidRDefault="002F5F3F" w:rsidP="002F5F3F">
            <w:pPr>
              <w:keepLines w:val="0"/>
              <w:jc w:val="center"/>
              <w:rPr>
                <w:color w:val="000000"/>
                <w:lang w:val="fr-CH" w:eastAsia="fr-CH"/>
              </w:rPr>
            </w:pPr>
            <w:r w:rsidRPr="004E7573">
              <w:rPr>
                <w:color w:val="000000"/>
                <w:lang w:val="fr-CH" w:eastAsia="fr-CH"/>
              </w:rPr>
              <w:t>000.0E+0</w:t>
            </w:r>
          </w:p>
        </w:tc>
        <w:tc>
          <w:tcPr>
            <w:tcW w:w="1200" w:type="dxa"/>
            <w:tcBorders>
              <w:top w:val="nil"/>
              <w:left w:val="nil"/>
              <w:bottom w:val="single" w:sz="8" w:space="0" w:color="auto"/>
              <w:right w:val="single" w:sz="8" w:space="0" w:color="auto"/>
            </w:tcBorders>
            <w:vAlign w:val="center"/>
            <w:hideMark/>
          </w:tcPr>
          <w:p w14:paraId="05551EDC" w14:textId="77777777" w:rsidR="002F5F3F" w:rsidRPr="004E7573" w:rsidRDefault="002F5F3F" w:rsidP="002F5F3F">
            <w:pPr>
              <w:keepLines w:val="0"/>
              <w:jc w:val="center"/>
              <w:rPr>
                <w:color w:val="000000"/>
                <w:lang w:val="fr-CH" w:eastAsia="fr-CH"/>
              </w:rPr>
            </w:pPr>
            <w:r w:rsidRPr="004E7573">
              <w:rPr>
                <w:color w:val="000000"/>
                <w:lang w:val="fr-CH" w:eastAsia="fr-CH"/>
              </w:rPr>
              <w:t>2.90E-3</w:t>
            </w:r>
          </w:p>
        </w:tc>
        <w:tc>
          <w:tcPr>
            <w:tcW w:w="1200" w:type="dxa"/>
            <w:tcBorders>
              <w:top w:val="nil"/>
              <w:left w:val="nil"/>
              <w:bottom w:val="single" w:sz="8" w:space="0" w:color="auto"/>
              <w:right w:val="single" w:sz="8" w:space="0" w:color="auto"/>
            </w:tcBorders>
            <w:vAlign w:val="center"/>
            <w:hideMark/>
          </w:tcPr>
          <w:p w14:paraId="2D8D8004" w14:textId="77777777" w:rsidR="002F5F3F" w:rsidRPr="004E7573" w:rsidRDefault="002F5F3F" w:rsidP="002F5F3F">
            <w:pPr>
              <w:keepLines w:val="0"/>
              <w:jc w:val="center"/>
              <w:rPr>
                <w:color w:val="000000"/>
                <w:lang w:val="fr-CH" w:eastAsia="fr-CH"/>
              </w:rPr>
            </w:pPr>
            <w:r w:rsidRPr="004E7573">
              <w:rPr>
                <w:color w:val="000000"/>
                <w:lang w:val="fr-CH" w:eastAsia="fr-CH"/>
              </w:rPr>
              <w:t>616.0E-6</w:t>
            </w:r>
          </w:p>
        </w:tc>
        <w:tc>
          <w:tcPr>
            <w:tcW w:w="1200" w:type="dxa"/>
            <w:tcBorders>
              <w:top w:val="nil"/>
              <w:left w:val="nil"/>
              <w:bottom w:val="single" w:sz="8" w:space="0" w:color="auto"/>
              <w:right w:val="single" w:sz="8" w:space="0" w:color="auto"/>
            </w:tcBorders>
            <w:vAlign w:val="center"/>
            <w:hideMark/>
          </w:tcPr>
          <w:p w14:paraId="2874E5BB" w14:textId="77777777" w:rsidR="002F5F3F" w:rsidRPr="004E7573" w:rsidRDefault="002F5F3F" w:rsidP="002F5F3F">
            <w:pPr>
              <w:keepLines w:val="0"/>
              <w:jc w:val="center"/>
              <w:rPr>
                <w:color w:val="000000"/>
                <w:lang w:val="fr-CH" w:eastAsia="fr-CH"/>
              </w:rPr>
            </w:pPr>
            <w:r w:rsidRPr="004E7573">
              <w:rPr>
                <w:color w:val="000000"/>
                <w:lang w:val="fr-CH" w:eastAsia="fr-CH"/>
              </w:rPr>
              <w:t>1.8E-6</w:t>
            </w:r>
          </w:p>
        </w:tc>
      </w:tr>
      <w:tr w:rsidR="002F5F3F" w:rsidRPr="004E7573" w14:paraId="377D4881"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7572138C" w14:textId="77777777" w:rsidR="002F5F3F" w:rsidRPr="004E7573" w:rsidRDefault="002F5F3F" w:rsidP="002F5F3F">
            <w:pPr>
              <w:keepLines w:val="0"/>
              <w:jc w:val="center"/>
              <w:rPr>
                <w:color w:val="000000"/>
                <w:lang w:val="fr-CH" w:eastAsia="fr-CH"/>
              </w:rPr>
            </w:pPr>
            <w:r w:rsidRPr="004E7573">
              <w:rPr>
                <w:color w:val="000000"/>
                <w:lang w:val="fr-CH" w:eastAsia="fr-CH"/>
              </w:rPr>
              <w:t>4.5E+3</w:t>
            </w:r>
          </w:p>
        </w:tc>
        <w:tc>
          <w:tcPr>
            <w:tcW w:w="1200" w:type="dxa"/>
            <w:tcBorders>
              <w:top w:val="nil"/>
              <w:left w:val="nil"/>
              <w:bottom w:val="single" w:sz="8" w:space="0" w:color="auto"/>
              <w:right w:val="single" w:sz="8" w:space="0" w:color="auto"/>
            </w:tcBorders>
            <w:vAlign w:val="center"/>
            <w:hideMark/>
          </w:tcPr>
          <w:p w14:paraId="3464DF5E" w14:textId="77777777" w:rsidR="002F5F3F" w:rsidRPr="004E7573" w:rsidRDefault="002F5F3F" w:rsidP="002F5F3F">
            <w:pPr>
              <w:keepLines w:val="0"/>
              <w:jc w:val="center"/>
              <w:rPr>
                <w:color w:val="000000"/>
                <w:lang w:val="fr-CH" w:eastAsia="fr-CH"/>
              </w:rPr>
            </w:pPr>
            <w:r w:rsidRPr="004E7573">
              <w:rPr>
                <w:color w:val="000000"/>
                <w:lang w:val="fr-CH" w:eastAsia="fr-CH"/>
              </w:rPr>
              <w:t>2.50E+0</w:t>
            </w:r>
          </w:p>
        </w:tc>
        <w:tc>
          <w:tcPr>
            <w:tcW w:w="1200" w:type="dxa"/>
            <w:tcBorders>
              <w:top w:val="nil"/>
              <w:left w:val="nil"/>
              <w:bottom w:val="single" w:sz="8" w:space="0" w:color="auto"/>
              <w:right w:val="single" w:sz="8" w:space="0" w:color="auto"/>
            </w:tcBorders>
            <w:vAlign w:val="center"/>
            <w:hideMark/>
          </w:tcPr>
          <w:p w14:paraId="1CD9D638" w14:textId="77777777" w:rsidR="002F5F3F" w:rsidRPr="004E7573" w:rsidRDefault="002F5F3F" w:rsidP="002F5F3F">
            <w:pPr>
              <w:keepLines w:val="0"/>
              <w:jc w:val="center"/>
              <w:rPr>
                <w:color w:val="000000"/>
                <w:lang w:val="fr-CH" w:eastAsia="fr-CH"/>
              </w:rPr>
            </w:pPr>
            <w:r w:rsidRPr="004E7573">
              <w:rPr>
                <w:color w:val="000000"/>
                <w:lang w:val="fr-CH" w:eastAsia="fr-CH"/>
              </w:rPr>
              <w:t>542.0E-6</w:t>
            </w:r>
          </w:p>
        </w:tc>
        <w:tc>
          <w:tcPr>
            <w:tcW w:w="1200" w:type="dxa"/>
            <w:tcBorders>
              <w:top w:val="nil"/>
              <w:left w:val="nil"/>
              <w:bottom w:val="single" w:sz="8" w:space="0" w:color="auto"/>
              <w:right w:val="single" w:sz="8" w:space="0" w:color="auto"/>
            </w:tcBorders>
            <w:vAlign w:val="center"/>
            <w:hideMark/>
          </w:tcPr>
          <w:p w14:paraId="6BFBD73E" w14:textId="77777777" w:rsidR="002F5F3F" w:rsidRPr="004E7573" w:rsidRDefault="002F5F3F" w:rsidP="002F5F3F">
            <w:pPr>
              <w:keepLines w:val="0"/>
              <w:jc w:val="center"/>
              <w:rPr>
                <w:color w:val="000000"/>
                <w:lang w:val="fr-CH" w:eastAsia="fr-CH"/>
              </w:rPr>
            </w:pPr>
            <w:r w:rsidRPr="004E7573">
              <w:rPr>
                <w:color w:val="000000"/>
                <w:lang w:val="fr-CH" w:eastAsia="fr-CH"/>
              </w:rPr>
              <w:t>1.4E-3</w:t>
            </w:r>
          </w:p>
        </w:tc>
      </w:tr>
      <w:tr w:rsidR="002F5F3F" w:rsidRPr="004E7573" w14:paraId="6C6AA40E"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5C5354C1" w14:textId="77777777" w:rsidR="002F5F3F" w:rsidRPr="004E7573" w:rsidRDefault="002F5F3F" w:rsidP="002F5F3F">
            <w:pPr>
              <w:keepLines w:val="0"/>
              <w:jc w:val="center"/>
              <w:rPr>
                <w:color w:val="000000"/>
                <w:lang w:val="fr-CH" w:eastAsia="fr-CH"/>
              </w:rPr>
            </w:pPr>
            <w:r w:rsidRPr="004E7573">
              <w:rPr>
                <w:color w:val="000000"/>
                <w:lang w:val="fr-CH" w:eastAsia="fr-CH"/>
              </w:rPr>
              <w:t>9.0E+3</w:t>
            </w:r>
          </w:p>
        </w:tc>
        <w:tc>
          <w:tcPr>
            <w:tcW w:w="1200" w:type="dxa"/>
            <w:tcBorders>
              <w:top w:val="nil"/>
              <w:left w:val="nil"/>
              <w:bottom w:val="single" w:sz="8" w:space="0" w:color="auto"/>
              <w:right w:val="single" w:sz="8" w:space="0" w:color="auto"/>
            </w:tcBorders>
            <w:vAlign w:val="center"/>
            <w:hideMark/>
          </w:tcPr>
          <w:p w14:paraId="03E74C6E" w14:textId="77777777" w:rsidR="002F5F3F" w:rsidRPr="004E7573" w:rsidRDefault="002F5F3F" w:rsidP="002F5F3F">
            <w:pPr>
              <w:keepLines w:val="0"/>
              <w:jc w:val="center"/>
              <w:rPr>
                <w:color w:val="000000"/>
                <w:lang w:val="fr-CH" w:eastAsia="fr-CH"/>
              </w:rPr>
            </w:pPr>
            <w:r w:rsidRPr="004E7573">
              <w:rPr>
                <w:color w:val="000000"/>
                <w:lang w:val="fr-CH" w:eastAsia="fr-CH"/>
              </w:rPr>
              <w:t>4.43E+0</w:t>
            </w:r>
          </w:p>
        </w:tc>
        <w:tc>
          <w:tcPr>
            <w:tcW w:w="1200" w:type="dxa"/>
            <w:tcBorders>
              <w:top w:val="nil"/>
              <w:left w:val="nil"/>
              <w:bottom w:val="single" w:sz="8" w:space="0" w:color="auto"/>
              <w:right w:val="single" w:sz="8" w:space="0" w:color="auto"/>
            </w:tcBorders>
            <w:vAlign w:val="center"/>
            <w:hideMark/>
          </w:tcPr>
          <w:p w14:paraId="5B6BC30B" w14:textId="77777777" w:rsidR="002F5F3F" w:rsidRPr="004E7573" w:rsidRDefault="002F5F3F" w:rsidP="002F5F3F">
            <w:pPr>
              <w:keepLines w:val="0"/>
              <w:jc w:val="center"/>
              <w:rPr>
                <w:color w:val="000000"/>
                <w:lang w:val="fr-CH" w:eastAsia="fr-CH"/>
              </w:rPr>
            </w:pPr>
            <w:r w:rsidRPr="004E7573">
              <w:rPr>
                <w:color w:val="000000"/>
                <w:lang w:val="fr-CH" w:eastAsia="fr-CH"/>
              </w:rPr>
              <w:t>484.0E-6</w:t>
            </w:r>
          </w:p>
        </w:tc>
        <w:tc>
          <w:tcPr>
            <w:tcW w:w="1200" w:type="dxa"/>
            <w:tcBorders>
              <w:top w:val="nil"/>
              <w:left w:val="nil"/>
              <w:bottom w:val="single" w:sz="8" w:space="0" w:color="auto"/>
              <w:right w:val="single" w:sz="8" w:space="0" w:color="auto"/>
            </w:tcBorders>
            <w:vAlign w:val="center"/>
            <w:hideMark/>
          </w:tcPr>
          <w:p w14:paraId="502667D8" w14:textId="77777777" w:rsidR="002F5F3F" w:rsidRPr="004E7573" w:rsidRDefault="002F5F3F" w:rsidP="002F5F3F">
            <w:pPr>
              <w:keepLines w:val="0"/>
              <w:jc w:val="center"/>
              <w:rPr>
                <w:color w:val="000000"/>
                <w:lang w:val="fr-CH" w:eastAsia="fr-CH"/>
              </w:rPr>
            </w:pPr>
            <w:r w:rsidRPr="004E7573">
              <w:rPr>
                <w:color w:val="000000"/>
                <w:lang w:val="fr-CH" w:eastAsia="fr-CH"/>
              </w:rPr>
              <w:t>2.1E-3</w:t>
            </w:r>
          </w:p>
        </w:tc>
      </w:tr>
      <w:tr w:rsidR="002F5F3F" w:rsidRPr="004E7573" w14:paraId="6EB3C634"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52249E14" w14:textId="77777777" w:rsidR="002F5F3F" w:rsidRPr="004E7573" w:rsidRDefault="002F5F3F" w:rsidP="002F5F3F">
            <w:pPr>
              <w:keepLines w:val="0"/>
              <w:jc w:val="center"/>
              <w:rPr>
                <w:color w:val="000000"/>
                <w:lang w:val="fr-CH" w:eastAsia="fr-CH"/>
              </w:rPr>
            </w:pPr>
            <w:r w:rsidRPr="004E7573">
              <w:rPr>
                <w:color w:val="000000"/>
                <w:lang w:val="fr-CH" w:eastAsia="fr-CH"/>
              </w:rPr>
              <w:t>13.6E+3</w:t>
            </w:r>
          </w:p>
        </w:tc>
        <w:tc>
          <w:tcPr>
            <w:tcW w:w="1200" w:type="dxa"/>
            <w:tcBorders>
              <w:top w:val="nil"/>
              <w:left w:val="nil"/>
              <w:bottom w:val="single" w:sz="8" w:space="0" w:color="auto"/>
              <w:right w:val="single" w:sz="8" w:space="0" w:color="auto"/>
            </w:tcBorders>
            <w:vAlign w:val="center"/>
            <w:hideMark/>
          </w:tcPr>
          <w:p w14:paraId="61D13BCE" w14:textId="77777777" w:rsidR="002F5F3F" w:rsidRPr="004E7573" w:rsidRDefault="002F5F3F" w:rsidP="002F5F3F">
            <w:pPr>
              <w:keepLines w:val="0"/>
              <w:jc w:val="center"/>
              <w:rPr>
                <w:color w:val="000000"/>
                <w:lang w:val="fr-CH" w:eastAsia="fr-CH"/>
              </w:rPr>
            </w:pPr>
            <w:r w:rsidRPr="004E7573">
              <w:rPr>
                <w:color w:val="000000"/>
                <w:lang w:val="fr-CH" w:eastAsia="fr-CH"/>
              </w:rPr>
              <w:t>4.64E+0</w:t>
            </w:r>
          </w:p>
        </w:tc>
        <w:tc>
          <w:tcPr>
            <w:tcW w:w="1200" w:type="dxa"/>
            <w:tcBorders>
              <w:top w:val="nil"/>
              <w:left w:val="nil"/>
              <w:bottom w:val="single" w:sz="8" w:space="0" w:color="auto"/>
              <w:right w:val="single" w:sz="8" w:space="0" w:color="auto"/>
            </w:tcBorders>
            <w:vAlign w:val="center"/>
            <w:hideMark/>
          </w:tcPr>
          <w:p w14:paraId="32F0462C" w14:textId="77777777" w:rsidR="002F5F3F" w:rsidRPr="004E7573" w:rsidRDefault="002F5F3F" w:rsidP="002F5F3F">
            <w:pPr>
              <w:keepLines w:val="0"/>
              <w:jc w:val="center"/>
              <w:rPr>
                <w:color w:val="000000"/>
                <w:lang w:val="fr-CH" w:eastAsia="fr-CH"/>
              </w:rPr>
            </w:pPr>
            <w:r w:rsidRPr="004E7573">
              <w:rPr>
                <w:color w:val="000000"/>
                <w:lang w:val="fr-CH" w:eastAsia="fr-CH"/>
              </w:rPr>
              <w:t>340.0E-6</w:t>
            </w:r>
          </w:p>
        </w:tc>
        <w:tc>
          <w:tcPr>
            <w:tcW w:w="1200" w:type="dxa"/>
            <w:tcBorders>
              <w:top w:val="nil"/>
              <w:left w:val="nil"/>
              <w:bottom w:val="single" w:sz="8" w:space="0" w:color="auto"/>
              <w:right w:val="single" w:sz="8" w:space="0" w:color="auto"/>
            </w:tcBorders>
            <w:vAlign w:val="center"/>
            <w:hideMark/>
          </w:tcPr>
          <w:p w14:paraId="46C0D4E2" w14:textId="77777777" w:rsidR="002F5F3F" w:rsidRPr="004E7573" w:rsidRDefault="002F5F3F" w:rsidP="002F5F3F">
            <w:pPr>
              <w:keepLines w:val="0"/>
              <w:jc w:val="center"/>
              <w:rPr>
                <w:color w:val="000000"/>
                <w:lang w:val="fr-CH" w:eastAsia="fr-CH"/>
              </w:rPr>
            </w:pPr>
            <w:r w:rsidRPr="004E7573">
              <w:rPr>
                <w:color w:val="000000"/>
                <w:lang w:val="fr-CH" w:eastAsia="fr-CH"/>
              </w:rPr>
              <w:t>1.6E-3</w:t>
            </w:r>
          </w:p>
        </w:tc>
      </w:tr>
      <w:tr w:rsidR="002F5F3F" w:rsidRPr="004E7573" w14:paraId="0C0C85CE"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01C7AC82" w14:textId="77777777" w:rsidR="002F5F3F" w:rsidRPr="004E7573" w:rsidRDefault="002F5F3F" w:rsidP="002F5F3F">
            <w:pPr>
              <w:keepLines w:val="0"/>
              <w:jc w:val="center"/>
              <w:rPr>
                <w:color w:val="000000"/>
                <w:lang w:val="fr-CH" w:eastAsia="fr-CH"/>
              </w:rPr>
            </w:pPr>
            <w:r w:rsidRPr="004E7573">
              <w:rPr>
                <w:color w:val="000000"/>
                <w:lang w:val="fr-CH" w:eastAsia="fr-CH"/>
              </w:rPr>
              <w:t>18.1E+3</w:t>
            </w:r>
          </w:p>
        </w:tc>
        <w:tc>
          <w:tcPr>
            <w:tcW w:w="1200" w:type="dxa"/>
            <w:tcBorders>
              <w:top w:val="nil"/>
              <w:left w:val="nil"/>
              <w:bottom w:val="single" w:sz="8" w:space="0" w:color="auto"/>
              <w:right w:val="single" w:sz="8" w:space="0" w:color="auto"/>
            </w:tcBorders>
            <w:vAlign w:val="center"/>
            <w:hideMark/>
          </w:tcPr>
          <w:p w14:paraId="6431B531" w14:textId="77777777" w:rsidR="002F5F3F" w:rsidRPr="004E7573" w:rsidRDefault="002F5F3F" w:rsidP="002F5F3F">
            <w:pPr>
              <w:keepLines w:val="0"/>
              <w:jc w:val="center"/>
              <w:rPr>
                <w:color w:val="000000"/>
                <w:lang w:val="fr-CH" w:eastAsia="fr-CH"/>
              </w:rPr>
            </w:pPr>
            <w:r w:rsidRPr="004E7573">
              <w:rPr>
                <w:color w:val="000000"/>
                <w:lang w:val="fr-CH" w:eastAsia="fr-CH"/>
              </w:rPr>
              <w:t>4.75E+0</w:t>
            </w:r>
          </w:p>
        </w:tc>
        <w:tc>
          <w:tcPr>
            <w:tcW w:w="1200" w:type="dxa"/>
            <w:tcBorders>
              <w:top w:val="nil"/>
              <w:left w:val="nil"/>
              <w:bottom w:val="single" w:sz="8" w:space="0" w:color="auto"/>
              <w:right w:val="single" w:sz="8" w:space="0" w:color="auto"/>
            </w:tcBorders>
            <w:vAlign w:val="center"/>
            <w:hideMark/>
          </w:tcPr>
          <w:p w14:paraId="6200FAF5" w14:textId="77777777" w:rsidR="002F5F3F" w:rsidRPr="004E7573" w:rsidRDefault="002F5F3F" w:rsidP="002F5F3F">
            <w:pPr>
              <w:keepLines w:val="0"/>
              <w:jc w:val="center"/>
              <w:rPr>
                <w:color w:val="000000"/>
                <w:lang w:val="fr-CH" w:eastAsia="fr-CH"/>
              </w:rPr>
            </w:pPr>
            <w:r w:rsidRPr="004E7573">
              <w:rPr>
                <w:color w:val="000000"/>
                <w:lang w:val="fr-CH" w:eastAsia="fr-CH"/>
              </w:rPr>
              <w:t>258.0E-6</w:t>
            </w:r>
          </w:p>
        </w:tc>
        <w:tc>
          <w:tcPr>
            <w:tcW w:w="1200" w:type="dxa"/>
            <w:tcBorders>
              <w:top w:val="nil"/>
              <w:left w:val="nil"/>
              <w:bottom w:val="single" w:sz="8" w:space="0" w:color="auto"/>
              <w:right w:val="single" w:sz="8" w:space="0" w:color="auto"/>
            </w:tcBorders>
            <w:vAlign w:val="center"/>
            <w:hideMark/>
          </w:tcPr>
          <w:p w14:paraId="5AA877E5" w14:textId="77777777" w:rsidR="002F5F3F" w:rsidRPr="004E7573" w:rsidRDefault="002F5F3F" w:rsidP="002F5F3F">
            <w:pPr>
              <w:keepLines w:val="0"/>
              <w:jc w:val="center"/>
              <w:rPr>
                <w:color w:val="000000"/>
                <w:lang w:val="fr-CH" w:eastAsia="fr-CH"/>
              </w:rPr>
            </w:pPr>
            <w:r w:rsidRPr="004E7573">
              <w:rPr>
                <w:color w:val="000000"/>
                <w:lang w:val="fr-CH" w:eastAsia="fr-CH"/>
              </w:rPr>
              <w:t>1.2E-3</w:t>
            </w:r>
          </w:p>
        </w:tc>
      </w:tr>
      <w:tr w:rsidR="002F5F3F" w:rsidRPr="004E7573" w14:paraId="6A931ABD"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5775DBBE" w14:textId="77777777" w:rsidR="002F5F3F" w:rsidRPr="004E7573" w:rsidRDefault="002F5F3F" w:rsidP="002F5F3F">
            <w:pPr>
              <w:keepLines w:val="0"/>
              <w:jc w:val="center"/>
              <w:rPr>
                <w:color w:val="000000"/>
                <w:lang w:val="fr-CH" w:eastAsia="fr-CH"/>
              </w:rPr>
            </w:pPr>
            <w:r w:rsidRPr="004E7573">
              <w:rPr>
                <w:color w:val="000000"/>
                <w:lang w:val="fr-CH" w:eastAsia="fr-CH"/>
              </w:rPr>
              <w:t>22.6E+3</w:t>
            </w:r>
          </w:p>
        </w:tc>
        <w:tc>
          <w:tcPr>
            <w:tcW w:w="1200" w:type="dxa"/>
            <w:tcBorders>
              <w:top w:val="nil"/>
              <w:left w:val="nil"/>
              <w:bottom w:val="single" w:sz="8" w:space="0" w:color="auto"/>
              <w:right w:val="single" w:sz="8" w:space="0" w:color="auto"/>
            </w:tcBorders>
            <w:vAlign w:val="center"/>
            <w:hideMark/>
          </w:tcPr>
          <w:p w14:paraId="5F7BF2CB" w14:textId="77777777" w:rsidR="002F5F3F" w:rsidRPr="004E7573" w:rsidRDefault="002F5F3F" w:rsidP="002F5F3F">
            <w:pPr>
              <w:keepLines w:val="0"/>
              <w:jc w:val="center"/>
              <w:rPr>
                <w:color w:val="000000"/>
                <w:lang w:val="fr-CH" w:eastAsia="fr-CH"/>
              </w:rPr>
            </w:pPr>
            <w:r w:rsidRPr="004E7573">
              <w:rPr>
                <w:color w:val="000000"/>
                <w:lang w:val="fr-CH" w:eastAsia="fr-CH"/>
              </w:rPr>
              <w:t>5.00E+0</w:t>
            </w:r>
          </w:p>
        </w:tc>
        <w:tc>
          <w:tcPr>
            <w:tcW w:w="1200" w:type="dxa"/>
            <w:tcBorders>
              <w:top w:val="nil"/>
              <w:left w:val="nil"/>
              <w:bottom w:val="single" w:sz="8" w:space="0" w:color="auto"/>
              <w:right w:val="single" w:sz="8" w:space="0" w:color="auto"/>
            </w:tcBorders>
            <w:vAlign w:val="center"/>
            <w:hideMark/>
          </w:tcPr>
          <w:p w14:paraId="311E4FBB" w14:textId="77777777" w:rsidR="002F5F3F" w:rsidRPr="004E7573" w:rsidRDefault="002F5F3F" w:rsidP="002F5F3F">
            <w:pPr>
              <w:keepLines w:val="0"/>
              <w:jc w:val="center"/>
              <w:rPr>
                <w:color w:val="000000"/>
                <w:lang w:val="fr-CH" w:eastAsia="fr-CH"/>
              </w:rPr>
            </w:pPr>
            <w:r w:rsidRPr="004E7573">
              <w:rPr>
                <w:color w:val="000000"/>
                <w:lang w:val="fr-CH" w:eastAsia="fr-CH"/>
              </w:rPr>
              <w:t>218.6E-6</w:t>
            </w:r>
          </w:p>
        </w:tc>
        <w:tc>
          <w:tcPr>
            <w:tcW w:w="1200" w:type="dxa"/>
            <w:tcBorders>
              <w:top w:val="nil"/>
              <w:left w:val="nil"/>
              <w:bottom w:val="single" w:sz="8" w:space="0" w:color="auto"/>
              <w:right w:val="single" w:sz="8" w:space="0" w:color="auto"/>
            </w:tcBorders>
            <w:vAlign w:val="center"/>
            <w:hideMark/>
          </w:tcPr>
          <w:p w14:paraId="72E587AE" w14:textId="77777777" w:rsidR="002F5F3F" w:rsidRPr="004E7573" w:rsidRDefault="002F5F3F" w:rsidP="002F5F3F">
            <w:pPr>
              <w:keepLines w:val="0"/>
              <w:jc w:val="center"/>
              <w:rPr>
                <w:color w:val="000000"/>
                <w:lang w:val="fr-CH" w:eastAsia="fr-CH"/>
              </w:rPr>
            </w:pPr>
            <w:r w:rsidRPr="004E7573">
              <w:rPr>
                <w:color w:val="000000"/>
                <w:lang w:val="fr-CH" w:eastAsia="fr-CH"/>
              </w:rPr>
              <w:t>1.1E-3</w:t>
            </w:r>
          </w:p>
        </w:tc>
      </w:tr>
      <w:tr w:rsidR="002F5F3F" w:rsidRPr="004E7573" w14:paraId="599FD575"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2875C0AB" w14:textId="77777777" w:rsidR="002F5F3F" w:rsidRPr="004E7573" w:rsidRDefault="002F5F3F" w:rsidP="002F5F3F">
            <w:pPr>
              <w:keepLines w:val="0"/>
              <w:jc w:val="center"/>
              <w:rPr>
                <w:color w:val="000000"/>
                <w:lang w:val="fr-CH" w:eastAsia="fr-CH"/>
              </w:rPr>
            </w:pPr>
            <w:r w:rsidRPr="004E7573">
              <w:rPr>
                <w:color w:val="000000"/>
                <w:lang w:val="fr-CH" w:eastAsia="fr-CH"/>
              </w:rPr>
              <w:t>45.2E+3</w:t>
            </w:r>
          </w:p>
        </w:tc>
        <w:tc>
          <w:tcPr>
            <w:tcW w:w="1200" w:type="dxa"/>
            <w:tcBorders>
              <w:top w:val="nil"/>
              <w:left w:val="nil"/>
              <w:bottom w:val="single" w:sz="8" w:space="0" w:color="auto"/>
              <w:right w:val="single" w:sz="8" w:space="0" w:color="auto"/>
            </w:tcBorders>
            <w:vAlign w:val="center"/>
            <w:hideMark/>
          </w:tcPr>
          <w:p w14:paraId="486D2B33" w14:textId="77777777" w:rsidR="002F5F3F" w:rsidRPr="004E7573" w:rsidRDefault="002F5F3F" w:rsidP="002F5F3F">
            <w:pPr>
              <w:keepLines w:val="0"/>
              <w:jc w:val="center"/>
              <w:rPr>
                <w:color w:val="000000"/>
                <w:lang w:val="fr-CH" w:eastAsia="fr-CH"/>
              </w:rPr>
            </w:pPr>
            <w:r w:rsidRPr="004E7573">
              <w:rPr>
                <w:color w:val="000000"/>
                <w:lang w:val="fr-CH" w:eastAsia="fr-CH"/>
              </w:rPr>
              <w:t>5.06E+0</w:t>
            </w:r>
          </w:p>
        </w:tc>
        <w:tc>
          <w:tcPr>
            <w:tcW w:w="1200" w:type="dxa"/>
            <w:tcBorders>
              <w:top w:val="nil"/>
              <w:left w:val="nil"/>
              <w:bottom w:val="single" w:sz="8" w:space="0" w:color="auto"/>
              <w:right w:val="single" w:sz="8" w:space="0" w:color="auto"/>
            </w:tcBorders>
            <w:vAlign w:val="center"/>
            <w:hideMark/>
          </w:tcPr>
          <w:p w14:paraId="1F1F1D85" w14:textId="77777777" w:rsidR="002F5F3F" w:rsidRPr="004E7573" w:rsidRDefault="002F5F3F" w:rsidP="002F5F3F">
            <w:pPr>
              <w:keepLines w:val="0"/>
              <w:jc w:val="center"/>
              <w:rPr>
                <w:color w:val="000000"/>
                <w:lang w:val="fr-CH" w:eastAsia="fr-CH"/>
              </w:rPr>
            </w:pPr>
            <w:r w:rsidRPr="004E7573">
              <w:rPr>
                <w:color w:val="000000"/>
                <w:lang w:val="fr-CH" w:eastAsia="fr-CH"/>
              </w:rPr>
              <w:t>112.6E-6</w:t>
            </w:r>
          </w:p>
        </w:tc>
        <w:tc>
          <w:tcPr>
            <w:tcW w:w="1200" w:type="dxa"/>
            <w:tcBorders>
              <w:top w:val="nil"/>
              <w:left w:val="nil"/>
              <w:bottom w:val="single" w:sz="8" w:space="0" w:color="auto"/>
              <w:right w:val="single" w:sz="8" w:space="0" w:color="auto"/>
            </w:tcBorders>
            <w:vAlign w:val="center"/>
            <w:hideMark/>
          </w:tcPr>
          <w:p w14:paraId="07BC3091" w14:textId="77777777" w:rsidR="002F5F3F" w:rsidRPr="004E7573" w:rsidRDefault="002F5F3F" w:rsidP="002F5F3F">
            <w:pPr>
              <w:keepLines w:val="0"/>
              <w:jc w:val="center"/>
              <w:rPr>
                <w:color w:val="000000"/>
                <w:lang w:val="fr-CH" w:eastAsia="fr-CH"/>
              </w:rPr>
            </w:pPr>
            <w:r w:rsidRPr="004E7573">
              <w:rPr>
                <w:color w:val="000000"/>
                <w:lang w:val="fr-CH" w:eastAsia="fr-CH"/>
              </w:rPr>
              <w:t>569.8E-6</w:t>
            </w:r>
          </w:p>
        </w:tc>
      </w:tr>
      <w:tr w:rsidR="002F5F3F" w:rsidRPr="004E7573" w14:paraId="54ACF209" w14:textId="77777777" w:rsidTr="002F5F3F">
        <w:trPr>
          <w:trHeight w:val="330"/>
        </w:trPr>
        <w:tc>
          <w:tcPr>
            <w:tcW w:w="1200" w:type="dxa"/>
            <w:tcBorders>
              <w:top w:val="nil"/>
              <w:left w:val="single" w:sz="8" w:space="0" w:color="auto"/>
              <w:bottom w:val="single" w:sz="8" w:space="0" w:color="auto"/>
              <w:right w:val="single" w:sz="8" w:space="0" w:color="auto"/>
            </w:tcBorders>
            <w:vAlign w:val="center"/>
            <w:hideMark/>
          </w:tcPr>
          <w:p w14:paraId="63CCDED7" w14:textId="77777777" w:rsidR="002F5F3F" w:rsidRPr="004E7573" w:rsidRDefault="002F5F3F" w:rsidP="002F5F3F">
            <w:pPr>
              <w:keepLines w:val="0"/>
              <w:jc w:val="center"/>
              <w:rPr>
                <w:color w:val="000000"/>
                <w:lang w:val="fr-CH" w:eastAsia="fr-CH"/>
              </w:rPr>
            </w:pPr>
            <w:r w:rsidRPr="004E7573">
              <w:rPr>
                <w:color w:val="000000"/>
                <w:lang w:val="fr-CH" w:eastAsia="fr-CH"/>
              </w:rPr>
              <w:t>67.8E+3</w:t>
            </w:r>
          </w:p>
        </w:tc>
        <w:tc>
          <w:tcPr>
            <w:tcW w:w="1200" w:type="dxa"/>
            <w:tcBorders>
              <w:top w:val="nil"/>
              <w:left w:val="nil"/>
              <w:bottom w:val="single" w:sz="8" w:space="0" w:color="auto"/>
              <w:right w:val="single" w:sz="8" w:space="0" w:color="auto"/>
            </w:tcBorders>
            <w:vAlign w:val="center"/>
            <w:hideMark/>
          </w:tcPr>
          <w:p w14:paraId="458DC92E" w14:textId="77777777" w:rsidR="002F5F3F" w:rsidRPr="004E7573" w:rsidRDefault="002F5F3F" w:rsidP="002F5F3F">
            <w:pPr>
              <w:keepLines w:val="0"/>
              <w:jc w:val="center"/>
              <w:rPr>
                <w:color w:val="000000"/>
                <w:lang w:val="fr-CH" w:eastAsia="fr-CH"/>
              </w:rPr>
            </w:pPr>
            <w:r w:rsidRPr="004E7573">
              <w:rPr>
                <w:color w:val="000000"/>
                <w:lang w:val="fr-CH" w:eastAsia="fr-CH"/>
              </w:rPr>
              <w:t>5.09E+0</w:t>
            </w:r>
          </w:p>
        </w:tc>
        <w:tc>
          <w:tcPr>
            <w:tcW w:w="1200" w:type="dxa"/>
            <w:tcBorders>
              <w:top w:val="nil"/>
              <w:left w:val="nil"/>
              <w:bottom w:val="single" w:sz="8" w:space="0" w:color="auto"/>
              <w:right w:val="single" w:sz="8" w:space="0" w:color="auto"/>
            </w:tcBorders>
            <w:vAlign w:val="center"/>
            <w:hideMark/>
          </w:tcPr>
          <w:p w14:paraId="6B6BB2D7" w14:textId="77777777" w:rsidR="002F5F3F" w:rsidRPr="004E7573" w:rsidRDefault="002F5F3F" w:rsidP="002F5F3F">
            <w:pPr>
              <w:keepLines w:val="0"/>
              <w:jc w:val="center"/>
              <w:rPr>
                <w:color w:val="000000"/>
                <w:lang w:val="fr-CH" w:eastAsia="fr-CH"/>
              </w:rPr>
            </w:pPr>
            <w:r w:rsidRPr="004E7573">
              <w:rPr>
                <w:color w:val="000000"/>
                <w:lang w:val="fr-CH" w:eastAsia="fr-CH"/>
              </w:rPr>
              <w:t>75.3E-6</w:t>
            </w:r>
          </w:p>
        </w:tc>
        <w:tc>
          <w:tcPr>
            <w:tcW w:w="1200" w:type="dxa"/>
            <w:tcBorders>
              <w:top w:val="nil"/>
              <w:left w:val="nil"/>
              <w:bottom w:val="single" w:sz="8" w:space="0" w:color="auto"/>
              <w:right w:val="single" w:sz="8" w:space="0" w:color="auto"/>
            </w:tcBorders>
            <w:vAlign w:val="center"/>
            <w:hideMark/>
          </w:tcPr>
          <w:p w14:paraId="1DB8C6BD" w14:textId="77777777" w:rsidR="002F5F3F" w:rsidRPr="004E7573" w:rsidRDefault="002F5F3F" w:rsidP="002F5F3F">
            <w:pPr>
              <w:keepLines w:val="0"/>
              <w:jc w:val="center"/>
              <w:rPr>
                <w:color w:val="000000"/>
                <w:lang w:val="fr-CH" w:eastAsia="fr-CH"/>
              </w:rPr>
            </w:pPr>
            <w:r w:rsidRPr="004E7573">
              <w:rPr>
                <w:color w:val="000000"/>
                <w:lang w:val="fr-CH" w:eastAsia="fr-CH"/>
              </w:rPr>
              <w:t>383.3E-6</w:t>
            </w:r>
          </w:p>
        </w:tc>
      </w:tr>
    </w:tbl>
    <w:p w14:paraId="661428F7" w14:textId="452D73FB" w:rsidR="00DA3772" w:rsidRPr="004E7573" w:rsidRDefault="00000000" w:rsidP="00384FD5">
      <w:pPr>
        <w:jc w:val="left"/>
      </w:pPr>
      <w:r w:rsidRPr="004E7573">
        <w:rPr>
          <w:noProof/>
        </w:rPr>
        <w:pict w14:anchorId="41617220">
          <v:shape id="_x0000_s2145" type="#_x0000_t32" style="position:absolute;margin-left:74.15pt;margin-top:60.05pt;width:329.4pt;height:0;flip:x;z-index:251658277;mso-position-horizontal-relative:text;mso-position-vertical-relative:text" o:connectortype="straight" strokecolor="#76923c [2406]" strokeweight="2.25pt"/>
        </w:pict>
      </w:r>
      <w:r w:rsidR="00AA46A0" w:rsidRPr="004E7573">
        <w:rPr>
          <w:noProof/>
        </w:rPr>
        <w:drawing>
          <wp:inline distT="0" distB="0" distL="0" distR="0" wp14:anchorId="4CA463B0" wp14:editId="35D48119">
            <wp:extent cx="5770493" cy="3527771"/>
            <wp:effectExtent l="0" t="0" r="0" b="0"/>
            <wp:docPr id="157549046" name="Graphique 1">
              <a:extLst xmlns:a="http://schemas.openxmlformats.org/drawingml/2006/main">
                <a:ext uri="{FF2B5EF4-FFF2-40B4-BE49-F238E27FC236}">
                  <a16:creationId xmlns:a16="http://schemas.microsoft.com/office/drawing/2014/main" id="{19EDD67D-77F7-A512-4B73-D7CCF1D444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2CEDE72" w14:textId="620385E5" w:rsidR="00590112" w:rsidRPr="004E7573" w:rsidRDefault="00307D55" w:rsidP="00AF2736">
      <w:pPr>
        <w:jc w:val="center"/>
      </w:pPr>
      <w:r w:rsidRPr="004E7573">
        <w:t xml:space="preserve">Figure </w:t>
      </w:r>
      <w:r w:rsidR="007A2180" w:rsidRPr="004E7573">
        <w:t>10</w:t>
      </w:r>
      <w:r w:rsidRPr="004E7573">
        <w:t xml:space="preserve"> : </w:t>
      </w:r>
      <w:proofErr w:type="spellStart"/>
      <w:r w:rsidRPr="004E7573">
        <w:t>Mpp</w:t>
      </w:r>
      <w:proofErr w:type="spellEnd"/>
      <w:r w:rsidRPr="004E7573">
        <w:t xml:space="preserve"> panneau </w:t>
      </w:r>
      <w:r w:rsidR="00AF2736" w:rsidRPr="004E7573">
        <w:t>voltaïque</w:t>
      </w:r>
    </w:p>
    <w:p w14:paraId="49949662" w14:textId="77777777" w:rsidR="007A2180" w:rsidRPr="004E7573" w:rsidRDefault="007A2180" w:rsidP="00AF2736">
      <w:pPr>
        <w:jc w:val="center"/>
      </w:pPr>
    </w:p>
    <w:p w14:paraId="452C83E6" w14:textId="2929F98D" w:rsidR="00DA3772" w:rsidRPr="004E7573" w:rsidRDefault="00CE61B3" w:rsidP="00384FD5">
      <w:pPr>
        <w:jc w:val="left"/>
      </w:pPr>
      <w:r w:rsidRPr="004E7573">
        <w:t xml:space="preserve">Avec le tableau </w:t>
      </w:r>
      <w:r w:rsidR="00DD116F" w:rsidRPr="004E7573">
        <w:t>et</w:t>
      </w:r>
      <w:r w:rsidRPr="004E7573">
        <w:t xml:space="preserve"> le </w:t>
      </w:r>
      <w:r w:rsidR="003436E6" w:rsidRPr="004E7573">
        <w:t>graphique</w:t>
      </w:r>
      <w:r w:rsidR="00DD116F" w:rsidRPr="004E7573">
        <w:t xml:space="preserve"> ci-dessus</w:t>
      </w:r>
      <w:r w:rsidR="003436E6" w:rsidRPr="004E7573">
        <w:t>, on peut constater que</w:t>
      </w:r>
      <w:r w:rsidR="00F577DE" w:rsidRPr="004E7573">
        <w:t xml:space="preserve"> </w:t>
      </w:r>
      <w:r w:rsidR="001E74EF" w:rsidRPr="004E7573">
        <w:t xml:space="preserve">le </w:t>
      </w:r>
      <w:proofErr w:type="spellStart"/>
      <w:r w:rsidR="001E74EF" w:rsidRPr="004E7573">
        <w:t>Mpp</w:t>
      </w:r>
      <w:proofErr w:type="spellEnd"/>
      <w:r w:rsidR="000245A4" w:rsidRPr="004E7573">
        <w:t xml:space="preserve"> se trouve </w:t>
      </w:r>
      <w:r w:rsidR="00113F0A" w:rsidRPr="004E7573">
        <w:t>à ~9[kΩ]</w:t>
      </w:r>
      <w:r w:rsidR="006B13D9" w:rsidRPr="004E7573">
        <w:t xml:space="preserve"> du potentiomètre avec une puissance de 2.1 [mW]</w:t>
      </w:r>
      <w:r w:rsidR="000A1019" w:rsidRPr="004E7573">
        <w:t>.</w:t>
      </w:r>
    </w:p>
    <w:p w14:paraId="13C13209" w14:textId="39325A29" w:rsidR="000A1019" w:rsidRPr="004E7573" w:rsidRDefault="006247F7" w:rsidP="00384FD5">
      <w:pPr>
        <w:jc w:val="left"/>
      </w:pPr>
      <w:r w:rsidRPr="004E7573">
        <w:t>Ces</w:t>
      </w:r>
      <w:r w:rsidR="00DF4DC6" w:rsidRPr="004E7573">
        <w:t xml:space="preserve"> valeurs peuvent être plus grande avec une source de lumière plus importante car la tension max atteinte avec le téléphone est de 5.09 [V] </w:t>
      </w:r>
      <w:r w:rsidR="00C94298" w:rsidRPr="004E7573">
        <w:t xml:space="preserve">et </w:t>
      </w:r>
      <w:r w:rsidR="00065EF3" w:rsidRPr="004E7573">
        <w:t xml:space="preserve">616 [µA] </w:t>
      </w:r>
      <w:r w:rsidR="00DF4DC6" w:rsidRPr="004E7573">
        <w:t>alors que le panneau peut aller jusqu’à 5.5 [V]</w:t>
      </w:r>
      <w:r w:rsidR="0012274C" w:rsidRPr="004E7573">
        <w:t xml:space="preserve"> </w:t>
      </w:r>
      <w:r w:rsidR="00065EF3" w:rsidRPr="004E7573">
        <w:t>et</w:t>
      </w:r>
      <w:r w:rsidR="00CC1F78" w:rsidRPr="004E7573">
        <w:t xml:space="preserve"> </w:t>
      </w:r>
      <w:r w:rsidR="00065EF3" w:rsidRPr="004E7573">
        <w:t xml:space="preserve">100 [mA] ce qui pourrait donnée une puissance de </w:t>
      </w:r>
      <w:r w:rsidR="00CC1F78" w:rsidRPr="004E7573">
        <w:t xml:space="preserve">550 [mW] </w:t>
      </w:r>
      <w:r w:rsidR="0012274C" w:rsidRPr="004E7573">
        <w:t xml:space="preserve">(valeur donnée dans </w:t>
      </w:r>
      <w:r w:rsidR="00122454" w:rsidRPr="004E7573">
        <w:t>la datasheet</w:t>
      </w:r>
      <w:r w:rsidR="0012274C" w:rsidRPr="004E7573">
        <w:t>)</w:t>
      </w:r>
      <w:r w:rsidR="00CC1F78" w:rsidRPr="004E7573">
        <w:t>.</w:t>
      </w:r>
    </w:p>
    <w:p w14:paraId="1629CF41" w14:textId="77777777" w:rsidR="008637F2" w:rsidRPr="004E7573" w:rsidRDefault="008637F2" w:rsidP="00384FD5">
      <w:pPr>
        <w:jc w:val="left"/>
      </w:pPr>
    </w:p>
    <w:p w14:paraId="45ECA098" w14:textId="77777777" w:rsidR="008637F2" w:rsidRPr="004E7573" w:rsidRDefault="008637F2" w:rsidP="00384FD5">
      <w:pPr>
        <w:jc w:val="left"/>
      </w:pPr>
    </w:p>
    <w:p w14:paraId="6550B739" w14:textId="77777777" w:rsidR="008637F2" w:rsidRPr="004E7573" w:rsidRDefault="008637F2" w:rsidP="00384FD5">
      <w:pPr>
        <w:jc w:val="left"/>
      </w:pPr>
    </w:p>
    <w:p w14:paraId="19F598FA" w14:textId="77777777" w:rsidR="002353A4" w:rsidRPr="004E7573" w:rsidRDefault="002353A4" w:rsidP="00384FD5">
      <w:pPr>
        <w:jc w:val="left"/>
      </w:pPr>
    </w:p>
    <w:p w14:paraId="0CAA8BFB" w14:textId="77777777" w:rsidR="002353A4" w:rsidRPr="004E7573" w:rsidRDefault="002353A4" w:rsidP="00384FD5">
      <w:pPr>
        <w:jc w:val="left"/>
      </w:pPr>
    </w:p>
    <w:p w14:paraId="01E4EE51" w14:textId="77777777" w:rsidR="002353A4" w:rsidRPr="004E7573" w:rsidRDefault="002353A4" w:rsidP="00384FD5">
      <w:pPr>
        <w:jc w:val="left"/>
      </w:pPr>
    </w:p>
    <w:p w14:paraId="325A6F07" w14:textId="77777777" w:rsidR="002353A4" w:rsidRPr="004E7573" w:rsidRDefault="002353A4" w:rsidP="00384FD5">
      <w:pPr>
        <w:jc w:val="left"/>
      </w:pPr>
    </w:p>
    <w:p w14:paraId="1D5FD4DA" w14:textId="77777777" w:rsidR="002353A4" w:rsidRPr="004E7573" w:rsidRDefault="002353A4" w:rsidP="00384FD5">
      <w:pPr>
        <w:jc w:val="left"/>
      </w:pPr>
    </w:p>
    <w:p w14:paraId="36FA5CBF" w14:textId="77777777" w:rsidR="002353A4" w:rsidRPr="004E7573" w:rsidRDefault="002353A4" w:rsidP="00384FD5">
      <w:pPr>
        <w:jc w:val="left"/>
      </w:pPr>
    </w:p>
    <w:p w14:paraId="1A791665" w14:textId="7FE2063E" w:rsidR="008637F2" w:rsidRPr="004E7573" w:rsidRDefault="005262C9" w:rsidP="005262C9">
      <w:pPr>
        <w:pStyle w:val="Titre2"/>
        <w:rPr>
          <w:rFonts w:ascii="Times New Roman" w:hAnsi="Times New Roman" w:cs="Times New Roman"/>
        </w:rPr>
      </w:pPr>
      <w:bookmarkStart w:id="21" w:name="_Toc241153657"/>
      <w:r w:rsidRPr="004E7573">
        <w:rPr>
          <w:rFonts w:ascii="Times New Roman" w:hAnsi="Times New Roman" w:cs="Times New Roman"/>
        </w:rPr>
        <w:lastRenderedPageBreak/>
        <w:t>Photodiode (mode photovoltaïque)</w:t>
      </w:r>
      <w:bookmarkEnd w:id="21"/>
    </w:p>
    <w:tbl>
      <w:tblPr>
        <w:tblW w:w="4800" w:type="dxa"/>
        <w:tblInd w:w="80" w:type="dxa"/>
        <w:tblCellMar>
          <w:left w:w="70" w:type="dxa"/>
          <w:right w:w="70" w:type="dxa"/>
        </w:tblCellMar>
        <w:tblLook w:val="04A0" w:firstRow="1" w:lastRow="0" w:firstColumn="1" w:lastColumn="0" w:noHBand="0" w:noVBand="1"/>
      </w:tblPr>
      <w:tblGrid>
        <w:gridCol w:w="1199"/>
        <w:gridCol w:w="1202"/>
        <w:gridCol w:w="1199"/>
        <w:gridCol w:w="1200"/>
      </w:tblGrid>
      <w:tr w:rsidR="005262C9" w:rsidRPr="004E7573" w14:paraId="556BE29D" w14:textId="77777777" w:rsidTr="005F08E7">
        <w:trPr>
          <w:trHeight w:val="330"/>
        </w:trPr>
        <w:tc>
          <w:tcPr>
            <w:tcW w:w="1199"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42164F91" w14:textId="77777777" w:rsidR="005262C9" w:rsidRPr="004E7573" w:rsidRDefault="005262C9" w:rsidP="005262C9">
            <w:pPr>
              <w:keepLines w:val="0"/>
              <w:jc w:val="center"/>
              <w:rPr>
                <w:color w:val="000000"/>
                <w:lang w:val="fr-CH" w:eastAsia="fr-CH"/>
              </w:rPr>
            </w:pPr>
            <w:proofErr w:type="spellStart"/>
            <w:r w:rsidRPr="004E7573">
              <w:rPr>
                <w:lang w:eastAsia="fr-CH"/>
              </w:rPr>
              <w:t>Rpot</w:t>
            </w:r>
            <w:proofErr w:type="spellEnd"/>
            <w:r w:rsidRPr="004E7573">
              <w:rPr>
                <w:lang w:eastAsia="fr-CH"/>
              </w:rPr>
              <w:t xml:space="preserve"> [Ω]</w:t>
            </w:r>
          </w:p>
        </w:tc>
        <w:tc>
          <w:tcPr>
            <w:tcW w:w="1202" w:type="dxa"/>
            <w:tcBorders>
              <w:top w:val="single" w:sz="8" w:space="0" w:color="auto"/>
              <w:left w:val="nil"/>
              <w:bottom w:val="single" w:sz="8" w:space="0" w:color="auto"/>
              <w:right w:val="single" w:sz="8" w:space="0" w:color="auto"/>
            </w:tcBorders>
            <w:shd w:val="clear" w:color="000000" w:fill="BFBFBF"/>
            <w:vAlign w:val="center"/>
            <w:hideMark/>
          </w:tcPr>
          <w:p w14:paraId="6CF7365B" w14:textId="77777777" w:rsidR="005262C9" w:rsidRPr="004E7573" w:rsidRDefault="005262C9" w:rsidP="005262C9">
            <w:pPr>
              <w:keepLines w:val="0"/>
              <w:jc w:val="center"/>
              <w:rPr>
                <w:color w:val="000000"/>
                <w:lang w:val="fr-CH" w:eastAsia="fr-CH"/>
              </w:rPr>
            </w:pPr>
            <w:r w:rsidRPr="004E7573">
              <w:rPr>
                <w:lang w:eastAsia="fr-CH"/>
              </w:rPr>
              <w:t>[V]</w:t>
            </w:r>
          </w:p>
        </w:tc>
        <w:tc>
          <w:tcPr>
            <w:tcW w:w="1199" w:type="dxa"/>
            <w:tcBorders>
              <w:top w:val="single" w:sz="8" w:space="0" w:color="auto"/>
              <w:left w:val="nil"/>
              <w:bottom w:val="single" w:sz="8" w:space="0" w:color="auto"/>
              <w:right w:val="single" w:sz="8" w:space="0" w:color="auto"/>
            </w:tcBorders>
            <w:shd w:val="clear" w:color="000000" w:fill="BFBFBF"/>
            <w:vAlign w:val="center"/>
            <w:hideMark/>
          </w:tcPr>
          <w:p w14:paraId="62ED223D" w14:textId="77777777" w:rsidR="005262C9" w:rsidRPr="004E7573" w:rsidRDefault="005262C9" w:rsidP="005262C9">
            <w:pPr>
              <w:keepLines w:val="0"/>
              <w:jc w:val="center"/>
              <w:rPr>
                <w:color w:val="000000"/>
                <w:lang w:val="fr-CH" w:eastAsia="fr-CH"/>
              </w:rPr>
            </w:pPr>
            <w:r w:rsidRPr="004E7573">
              <w:rPr>
                <w:lang w:eastAsia="fr-CH"/>
              </w:rPr>
              <w:t>[A]</w:t>
            </w:r>
          </w:p>
        </w:tc>
        <w:tc>
          <w:tcPr>
            <w:tcW w:w="1200" w:type="dxa"/>
            <w:tcBorders>
              <w:top w:val="single" w:sz="8" w:space="0" w:color="auto"/>
              <w:left w:val="nil"/>
              <w:bottom w:val="single" w:sz="8" w:space="0" w:color="auto"/>
              <w:right w:val="single" w:sz="8" w:space="0" w:color="auto"/>
            </w:tcBorders>
            <w:shd w:val="clear" w:color="000000" w:fill="BFBFBF"/>
            <w:vAlign w:val="center"/>
            <w:hideMark/>
          </w:tcPr>
          <w:p w14:paraId="3E476EA1" w14:textId="77777777" w:rsidR="005262C9" w:rsidRPr="004E7573" w:rsidRDefault="005262C9" w:rsidP="005262C9">
            <w:pPr>
              <w:keepLines w:val="0"/>
              <w:jc w:val="center"/>
              <w:rPr>
                <w:color w:val="000000"/>
                <w:lang w:val="fr-CH" w:eastAsia="fr-CH"/>
              </w:rPr>
            </w:pPr>
            <w:r w:rsidRPr="004E7573">
              <w:rPr>
                <w:lang w:eastAsia="fr-CH"/>
              </w:rPr>
              <w:t>[W]</w:t>
            </w:r>
          </w:p>
        </w:tc>
      </w:tr>
      <w:tr w:rsidR="005262C9" w:rsidRPr="004E7573" w14:paraId="22C54EE5"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26E18FDB" w14:textId="77777777" w:rsidR="005262C9" w:rsidRPr="004E7573" w:rsidRDefault="005262C9" w:rsidP="005262C9">
            <w:pPr>
              <w:keepLines w:val="0"/>
              <w:jc w:val="center"/>
              <w:rPr>
                <w:color w:val="000000"/>
                <w:lang w:val="fr-CH" w:eastAsia="fr-CH"/>
              </w:rPr>
            </w:pPr>
            <w:r w:rsidRPr="004E7573">
              <w:rPr>
                <w:color w:val="000000"/>
                <w:lang w:eastAsia="fr-CH"/>
              </w:rPr>
              <w:t>000.0E+0</w:t>
            </w:r>
          </w:p>
        </w:tc>
        <w:tc>
          <w:tcPr>
            <w:tcW w:w="1202" w:type="dxa"/>
            <w:tcBorders>
              <w:top w:val="nil"/>
              <w:left w:val="nil"/>
              <w:bottom w:val="single" w:sz="8" w:space="0" w:color="auto"/>
              <w:right w:val="single" w:sz="8" w:space="0" w:color="auto"/>
            </w:tcBorders>
            <w:vAlign w:val="center"/>
            <w:hideMark/>
          </w:tcPr>
          <w:p w14:paraId="365890D6" w14:textId="77777777" w:rsidR="005262C9" w:rsidRPr="004E7573" w:rsidRDefault="005262C9" w:rsidP="005262C9">
            <w:pPr>
              <w:keepLines w:val="0"/>
              <w:jc w:val="center"/>
              <w:rPr>
                <w:color w:val="000000"/>
                <w:lang w:val="fr-CH" w:eastAsia="fr-CH"/>
              </w:rPr>
            </w:pPr>
            <w:r w:rsidRPr="004E7573">
              <w:rPr>
                <w:color w:val="000000"/>
                <w:lang w:val="fr-CH" w:eastAsia="fr-CH"/>
              </w:rPr>
              <w:t>000.00E+0</w:t>
            </w:r>
          </w:p>
        </w:tc>
        <w:tc>
          <w:tcPr>
            <w:tcW w:w="1199" w:type="dxa"/>
            <w:tcBorders>
              <w:top w:val="nil"/>
              <w:left w:val="nil"/>
              <w:bottom w:val="single" w:sz="8" w:space="0" w:color="auto"/>
              <w:right w:val="single" w:sz="8" w:space="0" w:color="auto"/>
            </w:tcBorders>
            <w:vAlign w:val="center"/>
            <w:hideMark/>
          </w:tcPr>
          <w:p w14:paraId="7EB93822" w14:textId="77777777" w:rsidR="005262C9" w:rsidRPr="004E7573" w:rsidRDefault="005262C9" w:rsidP="005262C9">
            <w:pPr>
              <w:keepLines w:val="0"/>
              <w:jc w:val="center"/>
              <w:rPr>
                <w:color w:val="000000"/>
                <w:lang w:val="fr-CH" w:eastAsia="fr-CH"/>
              </w:rPr>
            </w:pPr>
            <w:r w:rsidRPr="004E7573">
              <w:rPr>
                <w:color w:val="000000"/>
                <w:lang w:val="fr-CH" w:eastAsia="fr-CH"/>
              </w:rPr>
              <w:t>46.2E-6</w:t>
            </w:r>
          </w:p>
        </w:tc>
        <w:tc>
          <w:tcPr>
            <w:tcW w:w="1200" w:type="dxa"/>
            <w:tcBorders>
              <w:top w:val="nil"/>
              <w:left w:val="nil"/>
              <w:bottom w:val="single" w:sz="8" w:space="0" w:color="auto"/>
              <w:right w:val="single" w:sz="8" w:space="0" w:color="auto"/>
            </w:tcBorders>
            <w:vAlign w:val="center"/>
            <w:hideMark/>
          </w:tcPr>
          <w:p w14:paraId="22AB5AC0" w14:textId="77777777" w:rsidR="005262C9" w:rsidRPr="004E7573" w:rsidRDefault="005262C9" w:rsidP="005262C9">
            <w:pPr>
              <w:keepLines w:val="0"/>
              <w:jc w:val="center"/>
              <w:rPr>
                <w:color w:val="000000"/>
                <w:lang w:val="fr-CH" w:eastAsia="fr-CH"/>
              </w:rPr>
            </w:pPr>
            <w:r w:rsidRPr="004E7573">
              <w:rPr>
                <w:color w:val="000000"/>
                <w:lang w:val="fr-CH" w:eastAsia="fr-CH"/>
              </w:rPr>
              <w:t>000.0E+0</w:t>
            </w:r>
          </w:p>
        </w:tc>
      </w:tr>
      <w:tr w:rsidR="005262C9" w:rsidRPr="004E7573" w14:paraId="1333F92B"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06706430" w14:textId="77777777" w:rsidR="005262C9" w:rsidRPr="004E7573" w:rsidRDefault="005262C9" w:rsidP="005262C9">
            <w:pPr>
              <w:keepLines w:val="0"/>
              <w:jc w:val="center"/>
              <w:rPr>
                <w:color w:val="000000"/>
                <w:lang w:val="fr-CH" w:eastAsia="fr-CH"/>
              </w:rPr>
            </w:pPr>
            <w:r w:rsidRPr="004E7573">
              <w:rPr>
                <w:color w:val="000000"/>
                <w:lang w:val="fr-CH" w:eastAsia="fr-CH"/>
              </w:rPr>
              <w:t>4.5E+3</w:t>
            </w:r>
          </w:p>
        </w:tc>
        <w:tc>
          <w:tcPr>
            <w:tcW w:w="1202" w:type="dxa"/>
            <w:tcBorders>
              <w:top w:val="nil"/>
              <w:left w:val="nil"/>
              <w:bottom w:val="single" w:sz="8" w:space="0" w:color="auto"/>
              <w:right w:val="single" w:sz="8" w:space="0" w:color="auto"/>
            </w:tcBorders>
            <w:vAlign w:val="center"/>
            <w:hideMark/>
          </w:tcPr>
          <w:p w14:paraId="20C0335F" w14:textId="77777777" w:rsidR="005262C9" w:rsidRPr="004E7573" w:rsidRDefault="005262C9" w:rsidP="005262C9">
            <w:pPr>
              <w:keepLines w:val="0"/>
              <w:jc w:val="center"/>
              <w:rPr>
                <w:color w:val="000000"/>
                <w:lang w:val="fr-CH" w:eastAsia="fr-CH"/>
              </w:rPr>
            </w:pPr>
            <w:r w:rsidRPr="004E7573">
              <w:rPr>
                <w:color w:val="000000"/>
                <w:lang w:val="fr-CH" w:eastAsia="fr-CH"/>
              </w:rPr>
              <w:t>182.40E-3</w:t>
            </w:r>
          </w:p>
        </w:tc>
        <w:tc>
          <w:tcPr>
            <w:tcW w:w="1199" w:type="dxa"/>
            <w:tcBorders>
              <w:top w:val="nil"/>
              <w:left w:val="nil"/>
              <w:bottom w:val="single" w:sz="8" w:space="0" w:color="auto"/>
              <w:right w:val="single" w:sz="8" w:space="0" w:color="auto"/>
            </w:tcBorders>
            <w:vAlign w:val="center"/>
            <w:hideMark/>
          </w:tcPr>
          <w:p w14:paraId="087F8441" w14:textId="77777777" w:rsidR="005262C9" w:rsidRPr="004E7573" w:rsidRDefault="005262C9" w:rsidP="005262C9">
            <w:pPr>
              <w:keepLines w:val="0"/>
              <w:jc w:val="center"/>
              <w:rPr>
                <w:color w:val="000000"/>
                <w:lang w:val="fr-CH" w:eastAsia="fr-CH"/>
              </w:rPr>
            </w:pPr>
            <w:r w:rsidRPr="004E7573">
              <w:rPr>
                <w:color w:val="000000"/>
                <w:lang w:val="fr-CH" w:eastAsia="fr-CH"/>
              </w:rPr>
              <w:t>40.5E-6</w:t>
            </w:r>
          </w:p>
        </w:tc>
        <w:tc>
          <w:tcPr>
            <w:tcW w:w="1200" w:type="dxa"/>
            <w:tcBorders>
              <w:top w:val="nil"/>
              <w:left w:val="nil"/>
              <w:bottom w:val="single" w:sz="8" w:space="0" w:color="auto"/>
              <w:right w:val="single" w:sz="8" w:space="0" w:color="auto"/>
            </w:tcBorders>
            <w:vAlign w:val="center"/>
            <w:hideMark/>
          </w:tcPr>
          <w:p w14:paraId="1F0162B2" w14:textId="77777777" w:rsidR="005262C9" w:rsidRPr="004E7573" w:rsidRDefault="005262C9" w:rsidP="005262C9">
            <w:pPr>
              <w:keepLines w:val="0"/>
              <w:jc w:val="center"/>
              <w:rPr>
                <w:color w:val="000000"/>
                <w:lang w:val="fr-CH" w:eastAsia="fr-CH"/>
              </w:rPr>
            </w:pPr>
            <w:r w:rsidRPr="004E7573">
              <w:rPr>
                <w:color w:val="000000"/>
                <w:lang w:val="fr-CH" w:eastAsia="fr-CH"/>
              </w:rPr>
              <w:t>7.4E-6</w:t>
            </w:r>
          </w:p>
        </w:tc>
      </w:tr>
      <w:tr w:rsidR="005262C9" w:rsidRPr="004E7573" w14:paraId="4B73928D"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4BEAAA6E" w14:textId="77777777" w:rsidR="005262C9" w:rsidRPr="004E7573" w:rsidRDefault="005262C9" w:rsidP="005262C9">
            <w:pPr>
              <w:keepLines w:val="0"/>
              <w:jc w:val="center"/>
              <w:rPr>
                <w:color w:val="000000"/>
                <w:lang w:val="fr-CH" w:eastAsia="fr-CH"/>
              </w:rPr>
            </w:pPr>
            <w:r w:rsidRPr="004E7573">
              <w:rPr>
                <w:color w:val="000000"/>
                <w:lang w:val="fr-CH" w:eastAsia="fr-CH"/>
              </w:rPr>
              <w:t>9.0E+3</w:t>
            </w:r>
          </w:p>
        </w:tc>
        <w:tc>
          <w:tcPr>
            <w:tcW w:w="1202" w:type="dxa"/>
            <w:tcBorders>
              <w:top w:val="nil"/>
              <w:left w:val="nil"/>
              <w:bottom w:val="single" w:sz="8" w:space="0" w:color="auto"/>
              <w:right w:val="single" w:sz="8" w:space="0" w:color="auto"/>
            </w:tcBorders>
            <w:vAlign w:val="center"/>
            <w:hideMark/>
          </w:tcPr>
          <w:p w14:paraId="04992691" w14:textId="77777777" w:rsidR="005262C9" w:rsidRPr="004E7573" w:rsidRDefault="005262C9" w:rsidP="005262C9">
            <w:pPr>
              <w:keepLines w:val="0"/>
              <w:jc w:val="center"/>
              <w:rPr>
                <w:color w:val="000000"/>
                <w:lang w:val="fr-CH" w:eastAsia="fr-CH"/>
              </w:rPr>
            </w:pPr>
            <w:r w:rsidRPr="004E7573">
              <w:rPr>
                <w:color w:val="000000"/>
                <w:lang w:val="fr-CH" w:eastAsia="fr-CH"/>
              </w:rPr>
              <w:t>268.60E-3</w:t>
            </w:r>
          </w:p>
        </w:tc>
        <w:tc>
          <w:tcPr>
            <w:tcW w:w="1199" w:type="dxa"/>
            <w:tcBorders>
              <w:top w:val="nil"/>
              <w:left w:val="nil"/>
              <w:bottom w:val="single" w:sz="8" w:space="0" w:color="auto"/>
              <w:right w:val="single" w:sz="8" w:space="0" w:color="auto"/>
            </w:tcBorders>
            <w:vAlign w:val="center"/>
            <w:hideMark/>
          </w:tcPr>
          <w:p w14:paraId="02692BAC" w14:textId="77777777" w:rsidR="005262C9" w:rsidRPr="004E7573" w:rsidRDefault="005262C9" w:rsidP="005262C9">
            <w:pPr>
              <w:keepLines w:val="0"/>
              <w:jc w:val="center"/>
              <w:rPr>
                <w:color w:val="000000"/>
                <w:lang w:val="fr-CH" w:eastAsia="fr-CH"/>
              </w:rPr>
            </w:pPr>
            <w:r w:rsidRPr="004E7573">
              <w:rPr>
                <w:color w:val="000000"/>
                <w:lang w:val="fr-CH" w:eastAsia="fr-CH"/>
              </w:rPr>
              <w:t>29.8E-6</w:t>
            </w:r>
          </w:p>
        </w:tc>
        <w:tc>
          <w:tcPr>
            <w:tcW w:w="1200" w:type="dxa"/>
            <w:tcBorders>
              <w:top w:val="nil"/>
              <w:left w:val="nil"/>
              <w:bottom w:val="single" w:sz="8" w:space="0" w:color="auto"/>
              <w:right w:val="single" w:sz="8" w:space="0" w:color="auto"/>
            </w:tcBorders>
            <w:vAlign w:val="center"/>
            <w:hideMark/>
          </w:tcPr>
          <w:p w14:paraId="17BD124B" w14:textId="77777777" w:rsidR="005262C9" w:rsidRPr="004E7573" w:rsidRDefault="005262C9" w:rsidP="005262C9">
            <w:pPr>
              <w:keepLines w:val="0"/>
              <w:jc w:val="center"/>
              <w:rPr>
                <w:color w:val="000000"/>
                <w:lang w:val="fr-CH" w:eastAsia="fr-CH"/>
              </w:rPr>
            </w:pPr>
            <w:r w:rsidRPr="004E7573">
              <w:rPr>
                <w:color w:val="000000"/>
                <w:lang w:val="fr-CH" w:eastAsia="fr-CH"/>
              </w:rPr>
              <w:t>8.0E-6</w:t>
            </w:r>
          </w:p>
        </w:tc>
      </w:tr>
      <w:tr w:rsidR="005262C9" w:rsidRPr="004E7573" w14:paraId="4A0BDC4E"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2BCA0AC2" w14:textId="77777777" w:rsidR="005262C9" w:rsidRPr="004E7573" w:rsidRDefault="005262C9" w:rsidP="005262C9">
            <w:pPr>
              <w:keepLines w:val="0"/>
              <w:jc w:val="center"/>
              <w:rPr>
                <w:color w:val="000000"/>
                <w:lang w:val="fr-CH" w:eastAsia="fr-CH"/>
              </w:rPr>
            </w:pPr>
            <w:r w:rsidRPr="004E7573">
              <w:rPr>
                <w:color w:val="000000"/>
                <w:lang w:val="fr-CH" w:eastAsia="fr-CH"/>
              </w:rPr>
              <w:t>13.6E+3</w:t>
            </w:r>
          </w:p>
        </w:tc>
        <w:tc>
          <w:tcPr>
            <w:tcW w:w="1202" w:type="dxa"/>
            <w:tcBorders>
              <w:top w:val="nil"/>
              <w:left w:val="nil"/>
              <w:bottom w:val="single" w:sz="8" w:space="0" w:color="auto"/>
              <w:right w:val="single" w:sz="8" w:space="0" w:color="auto"/>
            </w:tcBorders>
            <w:vAlign w:val="center"/>
            <w:hideMark/>
          </w:tcPr>
          <w:p w14:paraId="010B7EA9" w14:textId="77777777" w:rsidR="005262C9" w:rsidRPr="004E7573" w:rsidRDefault="005262C9" w:rsidP="005262C9">
            <w:pPr>
              <w:keepLines w:val="0"/>
              <w:jc w:val="center"/>
              <w:rPr>
                <w:color w:val="000000"/>
                <w:lang w:val="fr-CH" w:eastAsia="fr-CH"/>
              </w:rPr>
            </w:pPr>
            <w:r w:rsidRPr="004E7573">
              <w:rPr>
                <w:color w:val="000000"/>
                <w:lang w:val="fr-CH" w:eastAsia="fr-CH"/>
              </w:rPr>
              <w:t>308.00E-3</w:t>
            </w:r>
          </w:p>
        </w:tc>
        <w:tc>
          <w:tcPr>
            <w:tcW w:w="1199" w:type="dxa"/>
            <w:tcBorders>
              <w:top w:val="nil"/>
              <w:left w:val="nil"/>
              <w:bottom w:val="single" w:sz="8" w:space="0" w:color="auto"/>
              <w:right w:val="single" w:sz="8" w:space="0" w:color="auto"/>
            </w:tcBorders>
            <w:vAlign w:val="center"/>
            <w:hideMark/>
          </w:tcPr>
          <w:p w14:paraId="3106C621" w14:textId="77777777" w:rsidR="005262C9" w:rsidRPr="004E7573" w:rsidRDefault="005262C9" w:rsidP="005262C9">
            <w:pPr>
              <w:keepLines w:val="0"/>
              <w:jc w:val="center"/>
              <w:rPr>
                <w:color w:val="000000"/>
                <w:lang w:val="fr-CH" w:eastAsia="fr-CH"/>
              </w:rPr>
            </w:pPr>
            <w:r w:rsidRPr="004E7573">
              <w:rPr>
                <w:color w:val="000000"/>
                <w:lang w:val="fr-CH" w:eastAsia="fr-CH"/>
              </w:rPr>
              <w:t>22.5E-6</w:t>
            </w:r>
          </w:p>
        </w:tc>
        <w:tc>
          <w:tcPr>
            <w:tcW w:w="1200" w:type="dxa"/>
            <w:tcBorders>
              <w:top w:val="nil"/>
              <w:left w:val="nil"/>
              <w:bottom w:val="single" w:sz="8" w:space="0" w:color="auto"/>
              <w:right w:val="single" w:sz="8" w:space="0" w:color="auto"/>
            </w:tcBorders>
            <w:vAlign w:val="center"/>
            <w:hideMark/>
          </w:tcPr>
          <w:p w14:paraId="6BEBA452" w14:textId="77777777" w:rsidR="005262C9" w:rsidRPr="004E7573" w:rsidRDefault="005262C9" w:rsidP="005262C9">
            <w:pPr>
              <w:keepLines w:val="0"/>
              <w:jc w:val="center"/>
              <w:rPr>
                <w:color w:val="000000"/>
                <w:lang w:val="fr-CH" w:eastAsia="fr-CH"/>
              </w:rPr>
            </w:pPr>
            <w:r w:rsidRPr="004E7573">
              <w:rPr>
                <w:color w:val="000000"/>
                <w:lang w:val="fr-CH" w:eastAsia="fr-CH"/>
              </w:rPr>
              <w:t>6.9E-6</w:t>
            </w:r>
          </w:p>
        </w:tc>
      </w:tr>
      <w:tr w:rsidR="005262C9" w:rsidRPr="004E7573" w14:paraId="2EF762D0"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440F7DF8" w14:textId="77777777" w:rsidR="005262C9" w:rsidRPr="004E7573" w:rsidRDefault="005262C9" w:rsidP="005262C9">
            <w:pPr>
              <w:keepLines w:val="0"/>
              <w:jc w:val="center"/>
              <w:rPr>
                <w:color w:val="000000"/>
                <w:lang w:val="fr-CH" w:eastAsia="fr-CH"/>
              </w:rPr>
            </w:pPr>
            <w:r w:rsidRPr="004E7573">
              <w:rPr>
                <w:color w:val="000000"/>
                <w:lang w:val="fr-CH" w:eastAsia="fr-CH"/>
              </w:rPr>
              <w:t>18.1E+3</w:t>
            </w:r>
          </w:p>
        </w:tc>
        <w:tc>
          <w:tcPr>
            <w:tcW w:w="1202" w:type="dxa"/>
            <w:tcBorders>
              <w:top w:val="nil"/>
              <w:left w:val="nil"/>
              <w:bottom w:val="single" w:sz="8" w:space="0" w:color="auto"/>
              <w:right w:val="single" w:sz="8" w:space="0" w:color="auto"/>
            </w:tcBorders>
            <w:vAlign w:val="center"/>
            <w:hideMark/>
          </w:tcPr>
          <w:p w14:paraId="21606092" w14:textId="77777777" w:rsidR="005262C9" w:rsidRPr="004E7573" w:rsidRDefault="005262C9" w:rsidP="005262C9">
            <w:pPr>
              <w:keepLines w:val="0"/>
              <w:jc w:val="center"/>
              <w:rPr>
                <w:color w:val="000000"/>
                <w:lang w:val="fr-CH" w:eastAsia="fr-CH"/>
              </w:rPr>
            </w:pPr>
            <w:r w:rsidRPr="004E7573">
              <w:rPr>
                <w:color w:val="000000"/>
                <w:lang w:val="fr-CH" w:eastAsia="fr-CH"/>
              </w:rPr>
              <w:t>330.00E-3</w:t>
            </w:r>
          </w:p>
        </w:tc>
        <w:tc>
          <w:tcPr>
            <w:tcW w:w="1199" w:type="dxa"/>
            <w:tcBorders>
              <w:top w:val="nil"/>
              <w:left w:val="nil"/>
              <w:bottom w:val="single" w:sz="8" w:space="0" w:color="auto"/>
              <w:right w:val="single" w:sz="8" w:space="0" w:color="auto"/>
            </w:tcBorders>
            <w:vAlign w:val="center"/>
            <w:hideMark/>
          </w:tcPr>
          <w:p w14:paraId="096593D7" w14:textId="77777777" w:rsidR="005262C9" w:rsidRPr="004E7573" w:rsidRDefault="005262C9" w:rsidP="005262C9">
            <w:pPr>
              <w:keepLines w:val="0"/>
              <w:jc w:val="center"/>
              <w:rPr>
                <w:color w:val="000000"/>
                <w:lang w:val="fr-CH" w:eastAsia="fr-CH"/>
              </w:rPr>
            </w:pPr>
            <w:r w:rsidRPr="004E7573">
              <w:rPr>
                <w:color w:val="000000"/>
                <w:lang w:val="fr-CH" w:eastAsia="fr-CH"/>
              </w:rPr>
              <w:t>18.1E-6</w:t>
            </w:r>
          </w:p>
        </w:tc>
        <w:tc>
          <w:tcPr>
            <w:tcW w:w="1200" w:type="dxa"/>
            <w:tcBorders>
              <w:top w:val="nil"/>
              <w:left w:val="nil"/>
              <w:bottom w:val="single" w:sz="8" w:space="0" w:color="auto"/>
              <w:right w:val="single" w:sz="8" w:space="0" w:color="auto"/>
            </w:tcBorders>
            <w:vAlign w:val="center"/>
            <w:hideMark/>
          </w:tcPr>
          <w:p w14:paraId="18E54792" w14:textId="77777777" w:rsidR="005262C9" w:rsidRPr="004E7573" w:rsidRDefault="005262C9" w:rsidP="005262C9">
            <w:pPr>
              <w:keepLines w:val="0"/>
              <w:jc w:val="center"/>
              <w:rPr>
                <w:color w:val="000000"/>
                <w:lang w:val="fr-CH" w:eastAsia="fr-CH"/>
              </w:rPr>
            </w:pPr>
            <w:r w:rsidRPr="004E7573">
              <w:rPr>
                <w:color w:val="000000"/>
                <w:lang w:val="fr-CH" w:eastAsia="fr-CH"/>
              </w:rPr>
              <w:t>6.0E-6</w:t>
            </w:r>
          </w:p>
        </w:tc>
      </w:tr>
      <w:tr w:rsidR="005262C9" w:rsidRPr="004E7573" w14:paraId="63CFD22A"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639696EF" w14:textId="77777777" w:rsidR="005262C9" w:rsidRPr="004E7573" w:rsidRDefault="005262C9" w:rsidP="005262C9">
            <w:pPr>
              <w:keepLines w:val="0"/>
              <w:jc w:val="center"/>
              <w:rPr>
                <w:color w:val="000000"/>
                <w:lang w:val="fr-CH" w:eastAsia="fr-CH"/>
              </w:rPr>
            </w:pPr>
            <w:r w:rsidRPr="004E7573">
              <w:rPr>
                <w:color w:val="000000"/>
                <w:lang w:val="fr-CH" w:eastAsia="fr-CH"/>
              </w:rPr>
              <w:t>22.6E+3</w:t>
            </w:r>
          </w:p>
        </w:tc>
        <w:tc>
          <w:tcPr>
            <w:tcW w:w="1202" w:type="dxa"/>
            <w:tcBorders>
              <w:top w:val="nil"/>
              <w:left w:val="nil"/>
              <w:bottom w:val="single" w:sz="8" w:space="0" w:color="auto"/>
              <w:right w:val="single" w:sz="8" w:space="0" w:color="auto"/>
            </w:tcBorders>
            <w:vAlign w:val="center"/>
            <w:hideMark/>
          </w:tcPr>
          <w:p w14:paraId="232932B5" w14:textId="77777777" w:rsidR="005262C9" w:rsidRPr="004E7573" w:rsidRDefault="005262C9" w:rsidP="005262C9">
            <w:pPr>
              <w:keepLines w:val="0"/>
              <w:jc w:val="center"/>
              <w:rPr>
                <w:color w:val="000000"/>
                <w:lang w:val="fr-CH" w:eastAsia="fr-CH"/>
              </w:rPr>
            </w:pPr>
            <w:r w:rsidRPr="004E7573">
              <w:rPr>
                <w:color w:val="000000"/>
                <w:lang w:val="fr-CH" w:eastAsia="fr-CH"/>
              </w:rPr>
              <w:t>339.30E-3</w:t>
            </w:r>
          </w:p>
        </w:tc>
        <w:tc>
          <w:tcPr>
            <w:tcW w:w="1199" w:type="dxa"/>
            <w:tcBorders>
              <w:top w:val="nil"/>
              <w:left w:val="nil"/>
              <w:bottom w:val="single" w:sz="8" w:space="0" w:color="auto"/>
              <w:right w:val="single" w:sz="8" w:space="0" w:color="auto"/>
            </w:tcBorders>
            <w:vAlign w:val="center"/>
            <w:hideMark/>
          </w:tcPr>
          <w:p w14:paraId="7E8B0219" w14:textId="77777777" w:rsidR="005262C9" w:rsidRPr="004E7573" w:rsidRDefault="005262C9" w:rsidP="005262C9">
            <w:pPr>
              <w:keepLines w:val="0"/>
              <w:jc w:val="center"/>
              <w:rPr>
                <w:color w:val="000000"/>
                <w:lang w:val="fr-CH" w:eastAsia="fr-CH"/>
              </w:rPr>
            </w:pPr>
            <w:r w:rsidRPr="004E7573">
              <w:rPr>
                <w:color w:val="000000"/>
                <w:lang w:val="fr-CH" w:eastAsia="fr-CH"/>
              </w:rPr>
              <w:t>14.9E-6</w:t>
            </w:r>
          </w:p>
        </w:tc>
        <w:tc>
          <w:tcPr>
            <w:tcW w:w="1200" w:type="dxa"/>
            <w:tcBorders>
              <w:top w:val="nil"/>
              <w:left w:val="nil"/>
              <w:bottom w:val="single" w:sz="8" w:space="0" w:color="auto"/>
              <w:right w:val="single" w:sz="8" w:space="0" w:color="auto"/>
            </w:tcBorders>
            <w:vAlign w:val="center"/>
            <w:hideMark/>
          </w:tcPr>
          <w:p w14:paraId="35DC69B3" w14:textId="77777777" w:rsidR="005262C9" w:rsidRPr="004E7573" w:rsidRDefault="005262C9" w:rsidP="005262C9">
            <w:pPr>
              <w:keepLines w:val="0"/>
              <w:jc w:val="center"/>
              <w:rPr>
                <w:color w:val="000000"/>
                <w:lang w:val="fr-CH" w:eastAsia="fr-CH"/>
              </w:rPr>
            </w:pPr>
            <w:r w:rsidRPr="004E7573">
              <w:rPr>
                <w:color w:val="000000"/>
                <w:lang w:val="fr-CH" w:eastAsia="fr-CH"/>
              </w:rPr>
              <w:t>5.1E-6</w:t>
            </w:r>
          </w:p>
        </w:tc>
      </w:tr>
      <w:tr w:rsidR="005262C9" w:rsidRPr="004E7573" w14:paraId="075D5328"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36BE82CE" w14:textId="77777777" w:rsidR="005262C9" w:rsidRPr="004E7573" w:rsidRDefault="005262C9" w:rsidP="005262C9">
            <w:pPr>
              <w:keepLines w:val="0"/>
              <w:jc w:val="center"/>
              <w:rPr>
                <w:color w:val="000000"/>
                <w:lang w:val="fr-CH" w:eastAsia="fr-CH"/>
              </w:rPr>
            </w:pPr>
            <w:r w:rsidRPr="004E7573">
              <w:rPr>
                <w:color w:val="000000"/>
                <w:lang w:val="fr-CH" w:eastAsia="fr-CH"/>
              </w:rPr>
              <w:t>45.2E+3</w:t>
            </w:r>
          </w:p>
        </w:tc>
        <w:tc>
          <w:tcPr>
            <w:tcW w:w="1202" w:type="dxa"/>
            <w:tcBorders>
              <w:top w:val="nil"/>
              <w:left w:val="nil"/>
              <w:bottom w:val="single" w:sz="8" w:space="0" w:color="auto"/>
              <w:right w:val="single" w:sz="8" w:space="0" w:color="auto"/>
            </w:tcBorders>
            <w:vAlign w:val="center"/>
            <w:hideMark/>
          </w:tcPr>
          <w:p w14:paraId="45ACE1BE" w14:textId="77777777" w:rsidR="005262C9" w:rsidRPr="004E7573" w:rsidRDefault="005262C9" w:rsidP="005262C9">
            <w:pPr>
              <w:keepLines w:val="0"/>
              <w:jc w:val="center"/>
              <w:rPr>
                <w:color w:val="000000"/>
                <w:lang w:val="fr-CH" w:eastAsia="fr-CH"/>
              </w:rPr>
            </w:pPr>
            <w:r w:rsidRPr="004E7573">
              <w:rPr>
                <w:color w:val="000000"/>
                <w:lang w:val="fr-CH" w:eastAsia="fr-CH"/>
              </w:rPr>
              <w:t>363.00E-3</w:t>
            </w:r>
          </w:p>
        </w:tc>
        <w:tc>
          <w:tcPr>
            <w:tcW w:w="1199" w:type="dxa"/>
            <w:tcBorders>
              <w:top w:val="nil"/>
              <w:left w:val="nil"/>
              <w:bottom w:val="single" w:sz="8" w:space="0" w:color="auto"/>
              <w:right w:val="single" w:sz="8" w:space="0" w:color="auto"/>
            </w:tcBorders>
            <w:vAlign w:val="center"/>
            <w:hideMark/>
          </w:tcPr>
          <w:p w14:paraId="145D05C0" w14:textId="77777777" w:rsidR="005262C9" w:rsidRPr="004E7573" w:rsidRDefault="005262C9" w:rsidP="005262C9">
            <w:pPr>
              <w:keepLines w:val="0"/>
              <w:jc w:val="center"/>
              <w:rPr>
                <w:color w:val="000000"/>
                <w:lang w:val="fr-CH" w:eastAsia="fr-CH"/>
              </w:rPr>
            </w:pPr>
            <w:r w:rsidRPr="004E7573">
              <w:rPr>
                <w:color w:val="000000"/>
                <w:lang w:val="fr-CH" w:eastAsia="fr-CH"/>
              </w:rPr>
              <w:t>7.9E-6</w:t>
            </w:r>
          </w:p>
        </w:tc>
        <w:tc>
          <w:tcPr>
            <w:tcW w:w="1200" w:type="dxa"/>
            <w:tcBorders>
              <w:top w:val="nil"/>
              <w:left w:val="nil"/>
              <w:bottom w:val="single" w:sz="8" w:space="0" w:color="auto"/>
              <w:right w:val="single" w:sz="8" w:space="0" w:color="auto"/>
            </w:tcBorders>
            <w:vAlign w:val="center"/>
            <w:hideMark/>
          </w:tcPr>
          <w:p w14:paraId="4FB2546A" w14:textId="77777777" w:rsidR="005262C9" w:rsidRPr="004E7573" w:rsidRDefault="005262C9" w:rsidP="005262C9">
            <w:pPr>
              <w:keepLines w:val="0"/>
              <w:jc w:val="center"/>
              <w:rPr>
                <w:color w:val="000000"/>
                <w:lang w:val="fr-CH" w:eastAsia="fr-CH"/>
              </w:rPr>
            </w:pPr>
            <w:r w:rsidRPr="004E7573">
              <w:rPr>
                <w:color w:val="000000"/>
                <w:lang w:val="fr-CH" w:eastAsia="fr-CH"/>
              </w:rPr>
              <w:t>2.9E-6</w:t>
            </w:r>
          </w:p>
        </w:tc>
      </w:tr>
      <w:tr w:rsidR="005262C9" w:rsidRPr="004E7573" w14:paraId="7BB37CEA" w14:textId="77777777" w:rsidTr="005F08E7">
        <w:trPr>
          <w:trHeight w:val="330"/>
        </w:trPr>
        <w:tc>
          <w:tcPr>
            <w:tcW w:w="1199" w:type="dxa"/>
            <w:tcBorders>
              <w:top w:val="nil"/>
              <w:left w:val="single" w:sz="8" w:space="0" w:color="auto"/>
              <w:bottom w:val="single" w:sz="8" w:space="0" w:color="auto"/>
              <w:right w:val="single" w:sz="8" w:space="0" w:color="auto"/>
            </w:tcBorders>
            <w:vAlign w:val="center"/>
            <w:hideMark/>
          </w:tcPr>
          <w:p w14:paraId="224BE78C" w14:textId="77777777" w:rsidR="005262C9" w:rsidRPr="004E7573" w:rsidRDefault="005262C9" w:rsidP="005262C9">
            <w:pPr>
              <w:keepLines w:val="0"/>
              <w:jc w:val="center"/>
              <w:rPr>
                <w:color w:val="000000"/>
                <w:lang w:val="fr-CH" w:eastAsia="fr-CH"/>
              </w:rPr>
            </w:pPr>
            <w:r w:rsidRPr="004E7573">
              <w:rPr>
                <w:color w:val="000000"/>
                <w:lang w:val="fr-CH" w:eastAsia="fr-CH"/>
              </w:rPr>
              <w:t>67.8E+3</w:t>
            </w:r>
          </w:p>
        </w:tc>
        <w:tc>
          <w:tcPr>
            <w:tcW w:w="1202" w:type="dxa"/>
            <w:tcBorders>
              <w:top w:val="nil"/>
              <w:left w:val="nil"/>
              <w:bottom w:val="single" w:sz="8" w:space="0" w:color="auto"/>
              <w:right w:val="single" w:sz="8" w:space="0" w:color="auto"/>
            </w:tcBorders>
            <w:vAlign w:val="center"/>
            <w:hideMark/>
          </w:tcPr>
          <w:p w14:paraId="54FE9A4F" w14:textId="77777777" w:rsidR="005262C9" w:rsidRPr="004E7573" w:rsidRDefault="005262C9" w:rsidP="005262C9">
            <w:pPr>
              <w:keepLines w:val="0"/>
              <w:jc w:val="center"/>
              <w:rPr>
                <w:color w:val="000000"/>
                <w:lang w:val="fr-CH" w:eastAsia="fr-CH"/>
              </w:rPr>
            </w:pPr>
            <w:r w:rsidRPr="004E7573">
              <w:rPr>
                <w:color w:val="000000"/>
                <w:lang w:val="fr-CH" w:eastAsia="fr-CH"/>
              </w:rPr>
              <w:t>369.40E-3</w:t>
            </w:r>
          </w:p>
        </w:tc>
        <w:tc>
          <w:tcPr>
            <w:tcW w:w="1199" w:type="dxa"/>
            <w:tcBorders>
              <w:top w:val="nil"/>
              <w:left w:val="nil"/>
              <w:bottom w:val="single" w:sz="8" w:space="0" w:color="auto"/>
              <w:right w:val="single" w:sz="8" w:space="0" w:color="auto"/>
            </w:tcBorders>
            <w:vAlign w:val="center"/>
            <w:hideMark/>
          </w:tcPr>
          <w:p w14:paraId="4672A83C" w14:textId="77777777" w:rsidR="005262C9" w:rsidRPr="004E7573" w:rsidRDefault="005262C9" w:rsidP="005262C9">
            <w:pPr>
              <w:keepLines w:val="0"/>
              <w:jc w:val="center"/>
              <w:rPr>
                <w:color w:val="000000"/>
                <w:lang w:val="fr-CH" w:eastAsia="fr-CH"/>
              </w:rPr>
            </w:pPr>
            <w:r w:rsidRPr="004E7573">
              <w:rPr>
                <w:color w:val="000000"/>
                <w:lang w:val="fr-CH" w:eastAsia="fr-CH"/>
              </w:rPr>
              <w:t>5.4E-6</w:t>
            </w:r>
          </w:p>
        </w:tc>
        <w:tc>
          <w:tcPr>
            <w:tcW w:w="1200" w:type="dxa"/>
            <w:tcBorders>
              <w:top w:val="nil"/>
              <w:left w:val="nil"/>
              <w:bottom w:val="single" w:sz="8" w:space="0" w:color="auto"/>
              <w:right w:val="single" w:sz="8" w:space="0" w:color="auto"/>
            </w:tcBorders>
            <w:vAlign w:val="center"/>
            <w:hideMark/>
          </w:tcPr>
          <w:p w14:paraId="37ACCFFA" w14:textId="77777777" w:rsidR="005262C9" w:rsidRPr="004E7573" w:rsidRDefault="005262C9" w:rsidP="005262C9">
            <w:pPr>
              <w:keepLines w:val="0"/>
              <w:jc w:val="center"/>
              <w:rPr>
                <w:color w:val="000000"/>
                <w:lang w:val="fr-CH" w:eastAsia="fr-CH"/>
              </w:rPr>
            </w:pPr>
            <w:r w:rsidRPr="004E7573">
              <w:rPr>
                <w:color w:val="000000"/>
                <w:lang w:val="fr-CH" w:eastAsia="fr-CH"/>
              </w:rPr>
              <w:t>2.0E-6</w:t>
            </w:r>
          </w:p>
        </w:tc>
      </w:tr>
    </w:tbl>
    <w:p w14:paraId="1B0358D8" w14:textId="25AD5EF6" w:rsidR="005262C9" w:rsidRPr="004E7573" w:rsidRDefault="00000000" w:rsidP="005262C9">
      <w:r w:rsidRPr="004E7573">
        <w:rPr>
          <w:noProof/>
        </w:rPr>
        <w:pict w14:anchorId="0720B8A5">
          <v:shape id="_x0000_s2147" type="#_x0000_t202" style="position:absolute;left:0;text-align:left;margin-left:332.6pt;margin-top:29.95pt;width:45.1pt;height:23.05pt;z-index:251658279;mso-position-horizontal-relative:text;mso-position-vertical-relative:text" filled="f" stroked="f">
            <v:textbox>
              <w:txbxContent>
                <w:p w14:paraId="0F4381D9" w14:textId="655220BA" w:rsidR="009F1AE7" w:rsidRPr="009F1AE7" w:rsidRDefault="009F1AE7">
                  <w:pPr>
                    <w:rPr>
                      <w:lang w:val="fr-CH"/>
                    </w:rPr>
                  </w:pPr>
                  <w:r>
                    <w:rPr>
                      <w:lang w:val="fr-CH"/>
                    </w:rPr>
                    <w:t>Mpp</w:t>
                  </w:r>
                </w:p>
              </w:txbxContent>
            </v:textbox>
          </v:shape>
        </w:pict>
      </w:r>
      <w:r w:rsidRPr="004E7573">
        <w:rPr>
          <w:noProof/>
        </w:rPr>
        <w:pict w14:anchorId="258001C8">
          <v:shape id="_x0000_s2146" type="#_x0000_t32" style="position:absolute;left:0;text-align:left;margin-left:60.2pt;margin-top:55.25pt;width:331pt;height:0;flip:x;z-index:251658278;mso-position-horizontal-relative:text;mso-position-vertical-relative:text" o:connectortype="straight" strokecolor="#76923c [2406]" strokeweight="2.25pt"/>
        </w:pict>
      </w:r>
      <w:r w:rsidR="005F08E7" w:rsidRPr="004E7573">
        <w:rPr>
          <w:noProof/>
        </w:rPr>
        <w:drawing>
          <wp:inline distT="0" distB="0" distL="0" distR="0" wp14:anchorId="2F55BFBA" wp14:editId="07A90C27">
            <wp:extent cx="5781675" cy="3595688"/>
            <wp:effectExtent l="0" t="0" r="9525" b="5080"/>
            <wp:docPr id="1533211299" name="Graphique 1">
              <a:extLst xmlns:a="http://schemas.openxmlformats.org/drawingml/2006/main">
                <a:ext uri="{FF2B5EF4-FFF2-40B4-BE49-F238E27FC236}">
                  <a16:creationId xmlns:a16="http://schemas.microsoft.com/office/drawing/2014/main" id="{75B5371D-8AC4-0AE0-8F13-80EFBC4AE9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59167BE" w14:textId="3E3A4462" w:rsidR="005268E7" w:rsidRPr="004E7573" w:rsidRDefault="00AF2736" w:rsidP="007A2180">
      <w:pPr>
        <w:jc w:val="center"/>
      </w:pPr>
      <w:r w:rsidRPr="004E7573">
        <w:t xml:space="preserve">Figure </w:t>
      </w:r>
      <w:r w:rsidR="007A2180" w:rsidRPr="004E7573">
        <w:t>11</w:t>
      </w:r>
      <w:r w:rsidRPr="004E7573">
        <w:t xml:space="preserve"> : </w:t>
      </w:r>
      <w:proofErr w:type="spellStart"/>
      <w:r w:rsidRPr="004E7573">
        <w:t>M</w:t>
      </w:r>
      <w:r w:rsidR="00666281" w:rsidRPr="004E7573">
        <w:t>pp</w:t>
      </w:r>
      <w:proofErr w:type="spellEnd"/>
      <w:r w:rsidR="00666281" w:rsidRPr="004E7573">
        <w:t xml:space="preserve"> Photodiode en mode photovoltaïque</w:t>
      </w:r>
    </w:p>
    <w:p w14:paraId="6941A51A" w14:textId="77777777" w:rsidR="00400C58" w:rsidRPr="004E7573" w:rsidRDefault="00400C58" w:rsidP="005262C9"/>
    <w:p w14:paraId="236CABFC" w14:textId="792210F1" w:rsidR="00400C58" w:rsidRPr="004E7573" w:rsidRDefault="00400C58" w:rsidP="005262C9">
      <w:r w:rsidRPr="004E7573">
        <w:t xml:space="preserve">Même </w:t>
      </w:r>
      <w:r w:rsidR="00F778C8" w:rsidRPr="004E7573">
        <w:t xml:space="preserve">constat </w:t>
      </w:r>
      <w:r w:rsidR="008060FF" w:rsidRPr="004E7573">
        <w:t xml:space="preserve">pour ces mesures, le </w:t>
      </w:r>
      <w:proofErr w:type="spellStart"/>
      <w:r w:rsidR="008060FF" w:rsidRPr="004E7573">
        <w:t>Mpp</w:t>
      </w:r>
      <w:proofErr w:type="spellEnd"/>
      <w:r w:rsidR="00B30F7D" w:rsidRPr="004E7573">
        <w:t xml:space="preserve"> </w:t>
      </w:r>
      <w:r w:rsidR="008060FF" w:rsidRPr="004E7573">
        <w:t>s</w:t>
      </w:r>
      <w:r w:rsidR="00B30F7D" w:rsidRPr="004E7573">
        <w:t>e</w:t>
      </w:r>
      <w:r w:rsidR="008060FF" w:rsidRPr="004E7573">
        <w:t xml:space="preserve"> trouve à</w:t>
      </w:r>
      <w:r w:rsidR="00A8796C" w:rsidRPr="004E7573">
        <w:t xml:space="preserve"> ~9[kΩ] du potentiomètre avec une puissance de 8 [µW].</w:t>
      </w:r>
    </w:p>
    <w:p w14:paraId="53006A09" w14:textId="44EAEAEA" w:rsidR="00A8796C" w:rsidRPr="004E7573" w:rsidRDefault="00DC72CA" w:rsidP="005262C9">
      <w:r w:rsidRPr="004E7573">
        <w:t>Ces</w:t>
      </w:r>
      <w:r w:rsidR="00A8796C" w:rsidRPr="004E7573">
        <w:t xml:space="preserve"> valeur</w:t>
      </w:r>
      <w:r w:rsidR="003674E8" w:rsidRPr="004E7573">
        <w:t>s</w:t>
      </w:r>
      <w:r w:rsidR="00A8796C" w:rsidRPr="004E7573">
        <w:t xml:space="preserve"> sont </w:t>
      </w:r>
      <w:r w:rsidRPr="004E7573">
        <w:t>basses</w:t>
      </w:r>
      <w:r w:rsidR="00A8796C" w:rsidRPr="004E7573">
        <w:t xml:space="preserve"> </w:t>
      </w:r>
      <w:r w:rsidRPr="004E7573">
        <w:t>pour plusieurs raisons :</w:t>
      </w:r>
    </w:p>
    <w:p w14:paraId="300F2BC2" w14:textId="3CB277DE" w:rsidR="00DC72CA" w:rsidRPr="004E7573" w:rsidRDefault="002E174A" w:rsidP="00DC72CA">
      <w:pPr>
        <w:pStyle w:val="Paragraphedeliste"/>
        <w:numPr>
          <w:ilvl w:val="0"/>
          <w:numId w:val="9"/>
        </w:numPr>
      </w:pPr>
      <w:r w:rsidRPr="004E7573">
        <w:t>L</w:t>
      </w:r>
      <w:r w:rsidR="004D0B59" w:rsidRPr="004E7573">
        <w:t xml:space="preserve">ors des mesures l’angle n’est pas </w:t>
      </w:r>
      <w:r w:rsidR="009F1AE7" w:rsidRPr="004E7573">
        <w:t>forcément</w:t>
      </w:r>
      <w:r w:rsidR="004D0B59" w:rsidRPr="004E7573">
        <w:t xml:space="preserve"> </w:t>
      </w:r>
      <w:r w:rsidR="009F1AE7" w:rsidRPr="004E7573">
        <w:t>parfait</w:t>
      </w:r>
      <w:r w:rsidR="004D0B59" w:rsidRPr="004E7573">
        <w:t xml:space="preserve"> du fait </w:t>
      </w:r>
      <w:r w:rsidR="00296C15" w:rsidRPr="004E7573">
        <w:t>qu’il faudrai</w:t>
      </w:r>
      <w:r w:rsidR="000235C5" w:rsidRPr="004E7573">
        <w:t>t</w:t>
      </w:r>
      <w:r w:rsidR="00296C15" w:rsidRPr="004E7573">
        <w:t xml:space="preserve"> être à </w:t>
      </w:r>
      <w:r w:rsidR="000235C5" w:rsidRPr="004E7573">
        <w:t>0°</w:t>
      </w:r>
      <w:r w:rsidR="00B62CBB" w:rsidRPr="004E7573">
        <w:t xml:space="preserve"> de son angle de vision.</w:t>
      </w:r>
    </w:p>
    <w:p w14:paraId="79C5223F" w14:textId="75E0C72E" w:rsidR="00A85116" w:rsidRPr="004E7573" w:rsidRDefault="00AC0FC4" w:rsidP="00AD10C0">
      <w:pPr>
        <w:pStyle w:val="Paragraphedeliste"/>
        <w:numPr>
          <w:ilvl w:val="0"/>
          <w:numId w:val="9"/>
        </w:numPr>
      </w:pPr>
      <w:r w:rsidRPr="004E7573">
        <w:t xml:space="preserve">La </w:t>
      </w:r>
      <w:r w:rsidR="00A85116" w:rsidRPr="004E7573">
        <w:t xml:space="preserve">source de lumière peut être plus </w:t>
      </w:r>
      <w:r w:rsidR="0070532C" w:rsidRPr="004E7573">
        <w:t xml:space="preserve">intense donc avoir une plus </w:t>
      </w:r>
      <w:r w:rsidR="00A85116" w:rsidRPr="004E7573">
        <w:t>grande</w:t>
      </w:r>
      <w:r w:rsidR="0070532C" w:rsidRPr="004E7573">
        <w:t xml:space="preserve"> </w:t>
      </w:r>
      <w:r w:rsidR="00956A7D" w:rsidRPr="004E7573">
        <w:t>puissance</w:t>
      </w:r>
      <w:r w:rsidR="00A85116" w:rsidRPr="004E7573">
        <w:t>.</w:t>
      </w:r>
    </w:p>
    <w:p w14:paraId="1E212722" w14:textId="320BF0F0" w:rsidR="005268E7" w:rsidRPr="004E7573" w:rsidRDefault="00AD10C0" w:rsidP="00AD10C0">
      <w:pPr>
        <w:keepLines w:val="0"/>
        <w:jc w:val="left"/>
      </w:pPr>
      <w:r w:rsidRPr="004E7573">
        <w:br w:type="page"/>
      </w:r>
    </w:p>
    <w:p w14:paraId="4ECFB1CC" w14:textId="08D44CE8" w:rsidR="00592641" w:rsidRPr="004E7573" w:rsidRDefault="00C81A77" w:rsidP="00592641">
      <w:pPr>
        <w:pStyle w:val="Titre1"/>
        <w:rPr>
          <w:rFonts w:ascii="Times New Roman" w:hAnsi="Times New Roman" w:cs="Times New Roman"/>
        </w:rPr>
      </w:pPr>
      <w:bookmarkStart w:id="22" w:name="_Toc241153658"/>
      <w:r w:rsidRPr="004E7573">
        <w:rPr>
          <w:rFonts w:ascii="Times New Roman" w:hAnsi="Times New Roman" w:cs="Times New Roman"/>
        </w:rPr>
        <w:lastRenderedPageBreak/>
        <w:t>Analyse des résultats</w:t>
      </w:r>
      <w:bookmarkEnd w:id="22"/>
    </w:p>
    <w:p w14:paraId="3F64082B" w14:textId="6A1BAF63" w:rsidR="00C81A77" w:rsidRPr="004E7573" w:rsidRDefault="0075720D" w:rsidP="00C81A77">
      <w:pPr>
        <w:pStyle w:val="Titre2"/>
        <w:rPr>
          <w:rFonts w:ascii="Times New Roman" w:hAnsi="Times New Roman" w:cs="Times New Roman"/>
        </w:rPr>
      </w:pPr>
      <w:bookmarkStart w:id="23" w:name="_Toc241153659"/>
      <w:r w:rsidRPr="004E7573">
        <w:rPr>
          <w:rFonts w:ascii="Times New Roman" w:hAnsi="Times New Roman" w:cs="Times New Roman"/>
        </w:rPr>
        <w:t>Ressortir les erreurs</w:t>
      </w:r>
      <w:bookmarkEnd w:id="23"/>
      <w:r w:rsidRPr="004E7573">
        <w:rPr>
          <w:rFonts w:ascii="Times New Roman" w:hAnsi="Times New Roman" w:cs="Times New Roman"/>
        </w:rPr>
        <w:t xml:space="preserve"> </w:t>
      </w:r>
    </w:p>
    <w:p w14:paraId="3F64083C" w14:textId="3F6D9E95" w:rsidR="00D4214C" w:rsidRPr="004E7573" w:rsidRDefault="001D3C17">
      <w:pPr>
        <w:keepNext/>
      </w:pPr>
      <w:r w:rsidRPr="004E7573">
        <w:t xml:space="preserve">Le </w:t>
      </w:r>
      <w:proofErr w:type="spellStart"/>
      <w:r w:rsidRPr="004E7573">
        <w:t>trr</w:t>
      </w:r>
      <w:proofErr w:type="spellEnd"/>
      <w:r w:rsidRPr="004E7573">
        <w:t xml:space="preserve"> d</w:t>
      </w:r>
      <w:r w:rsidR="00BD1889" w:rsidRPr="004E7573">
        <w:t>e</w:t>
      </w:r>
      <w:r w:rsidRPr="004E7573">
        <w:t xml:space="preserve"> la diode </w:t>
      </w:r>
      <w:r w:rsidR="00BD1889" w:rsidRPr="004E7573">
        <w:t>1N</w:t>
      </w:r>
      <w:r w:rsidRPr="004E7573">
        <w:t xml:space="preserve">4148 n’est pas possible de </w:t>
      </w:r>
      <w:r w:rsidR="00F85733" w:rsidRPr="004E7573">
        <w:t xml:space="preserve">le </w:t>
      </w:r>
      <w:r w:rsidRPr="004E7573">
        <w:t xml:space="preserve">mesurer car </w:t>
      </w:r>
      <w:r w:rsidR="009E1CAF" w:rsidRPr="004E7573">
        <w:t>son</w:t>
      </w:r>
      <w:r w:rsidR="00F85733" w:rsidRPr="004E7573">
        <w:t xml:space="preserve"> temps </w:t>
      </w:r>
      <w:r w:rsidR="009E1CAF" w:rsidRPr="004E7573">
        <w:t>de changement d’</w:t>
      </w:r>
      <w:r w:rsidR="00601EEF" w:rsidRPr="004E7573">
        <w:t>état</w:t>
      </w:r>
      <w:r w:rsidR="00691FFD" w:rsidRPr="004E7573">
        <w:t xml:space="preserve"> conducteur à l’état</w:t>
      </w:r>
      <w:r w:rsidR="0040394E" w:rsidRPr="004E7573">
        <w:t xml:space="preserve"> bloquant </w:t>
      </w:r>
      <w:r w:rsidR="000E389F" w:rsidRPr="004E7573">
        <w:t xml:space="preserve">est </w:t>
      </w:r>
      <w:r w:rsidR="00C84EB7" w:rsidRPr="004E7573">
        <w:t xml:space="preserve">trop rapide pour pouvoir </w:t>
      </w:r>
      <w:r w:rsidR="00041799" w:rsidRPr="004E7573">
        <w:t>être</w:t>
      </w:r>
      <w:r w:rsidR="00C84EB7" w:rsidRPr="004E7573">
        <w:t xml:space="preserve"> mesurer avec notre oscilloscope</w:t>
      </w:r>
      <w:r w:rsidR="00944A57" w:rsidRPr="004E7573">
        <w:t>.</w:t>
      </w:r>
    </w:p>
    <w:p w14:paraId="3CCB1C7B" w14:textId="77777777" w:rsidR="004822B7" w:rsidRPr="004E7573" w:rsidRDefault="004822B7">
      <w:pPr>
        <w:keepNext/>
      </w:pPr>
    </w:p>
    <w:p w14:paraId="55FD9759" w14:textId="6AF3C4E3" w:rsidR="0086171D" w:rsidRPr="004E7573" w:rsidRDefault="00396A9A" w:rsidP="00AD10C0">
      <w:pPr>
        <w:keepNext/>
      </w:pPr>
      <w:r w:rsidRPr="004E7573">
        <w:t xml:space="preserve">Pour </w:t>
      </w:r>
      <w:r w:rsidR="00851BAA" w:rsidRPr="004E7573">
        <w:t xml:space="preserve">le </w:t>
      </w:r>
      <w:r w:rsidRPr="004E7573">
        <w:rPr>
          <w:color w:val="000000"/>
          <w:lang w:val="fr-CH" w:eastAsia="fr-CH"/>
        </w:rPr>
        <w:t>SB2100</w:t>
      </w:r>
      <w:r w:rsidR="00FA0E09" w:rsidRPr="004E7573">
        <w:rPr>
          <w:color w:val="000000"/>
          <w:lang w:val="fr-CH" w:eastAsia="fr-CH"/>
        </w:rPr>
        <w:t>,</w:t>
      </w:r>
      <w:r w:rsidR="00620570" w:rsidRPr="004E7573">
        <w:rPr>
          <w:color w:val="000000"/>
          <w:lang w:val="fr-CH" w:eastAsia="fr-CH"/>
        </w:rPr>
        <w:t xml:space="preserve"> on voit mieux le </w:t>
      </w:r>
      <w:proofErr w:type="spellStart"/>
      <w:r w:rsidR="00620570" w:rsidRPr="004E7573">
        <w:rPr>
          <w:color w:val="000000"/>
          <w:lang w:val="fr-CH" w:eastAsia="fr-CH"/>
        </w:rPr>
        <w:t>trr</w:t>
      </w:r>
      <w:proofErr w:type="spellEnd"/>
      <w:r w:rsidR="00620570" w:rsidRPr="004E7573">
        <w:rPr>
          <w:color w:val="000000"/>
          <w:lang w:val="fr-CH" w:eastAsia="fr-CH"/>
        </w:rPr>
        <w:t xml:space="preserve"> que le 1N4148 mais il est </w:t>
      </w:r>
      <w:r w:rsidR="00557B13" w:rsidRPr="004E7573">
        <w:rPr>
          <w:color w:val="000000"/>
          <w:lang w:val="fr-CH" w:eastAsia="fr-CH"/>
        </w:rPr>
        <w:t>aussi très</w:t>
      </w:r>
      <w:r w:rsidR="00620570" w:rsidRPr="004E7573">
        <w:rPr>
          <w:color w:val="000000"/>
          <w:lang w:val="fr-CH" w:eastAsia="fr-CH"/>
        </w:rPr>
        <w:t xml:space="preserve"> rapide pour </w:t>
      </w:r>
      <w:r w:rsidR="000F7DC3" w:rsidRPr="004E7573">
        <w:rPr>
          <w:color w:val="000000"/>
          <w:lang w:val="fr-CH" w:eastAsia="fr-CH"/>
        </w:rPr>
        <w:t xml:space="preserve">le changement d’état, </w:t>
      </w:r>
      <w:r w:rsidR="009C64CF" w:rsidRPr="004E7573">
        <w:rPr>
          <w:color w:val="000000"/>
          <w:lang w:val="fr-CH" w:eastAsia="fr-CH"/>
        </w:rPr>
        <w:t xml:space="preserve">nous pouvons le mesurer mais ne garantissons pas d’avoir une bonne mesure, il faudrait donc pour le </w:t>
      </w:r>
      <w:r w:rsidR="009C64CF" w:rsidRPr="004E7573">
        <w:t xml:space="preserve">1N4148 et le </w:t>
      </w:r>
      <w:r w:rsidR="009C64CF" w:rsidRPr="004E7573">
        <w:rPr>
          <w:color w:val="000000"/>
          <w:lang w:val="fr-CH" w:eastAsia="fr-CH"/>
        </w:rPr>
        <w:t xml:space="preserve">SB2100 </w:t>
      </w:r>
      <w:r w:rsidR="004822B7" w:rsidRPr="004E7573">
        <w:rPr>
          <w:color w:val="000000"/>
          <w:lang w:val="fr-CH" w:eastAsia="fr-CH"/>
        </w:rPr>
        <w:t>des appareils plus adéquats</w:t>
      </w:r>
      <w:r w:rsidR="00235393" w:rsidRPr="004E7573">
        <w:rPr>
          <w:color w:val="000000"/>
          <w:lang w:val="fr-CH" w:eastAsia="fr-CH"/>
        </w:rPr>
        <w:t xml:space="preserve"> pour pouvoir mesurer dans les </w:t>
      </w:r>
      <w:r w:rsidR="00704295" w:rsidRPr="004E7573">
        <w:rPr>
          <w:color w:val="000000"/>
          <w:lang w:val="fr-CH" w:eastAsia="fr-CH"/>
        </w:rPr>
        <w:t>[ns] voir même [</w:t>
      </w:r>
      <w:proofErr w:type="spellStart"/>
      <w:r w:rsidR="00704295" w:rsidRPr="004E7573">
        <w:rPr>
          <w:color w:val="000000"/>
          <w:lang w:val="fr-CH" w:eastAsia="fr-CH"/>
        </w:rPr>
        <w:t>ps</w:t>
      </w:r>
      <w:proofErr w:type="spellEnd"/>
      <w:r w:rsidR="00704295" w:rsidRPr="004E7573">
        <w:rPr>
          <w:color w:val="000000"/>
          <w:lang w:val="fr-CH" w:eastAsia="fr-CH"/>
        </w:rPr>
        <w:t>]</w:t>
      </w:r>
      <w:r w:rsidR="00557B13" w:rsidRPr="004E7573">
        <w:rPr>
          <w:color w:val="000000"/>
          <w:lang w:val="fr-CH" w:eastAsia="fr-CH"/>
        </w:rPr>
        <w:t>.</w:t>
      </w:r>
    </w:p>
    <w:p w14:paraId="604684F7" w14:textId="6A544F2F" w:rsidR="002570FC" w:rsidRPr="004E7573" w:rsidRDefault="002570FC" w:rsidP="009E152F">
      <w:pPr>
        <w:pStyle w:val="Titre1"/>
        <w:rPr>
          <w:rFonts w:ascii="Times New Roman" w:hAnsi="Times New Roman" w:cs="Times New Roman"/>
        </w:rPr>
      </w:pPr>
      <w:bookmarkStart w:id="24" w:name="_Toc241153660"/>
      <w:r w:rsidRPr="004E7573">
        <w:rPr>
          <w:rFonts w:ascii="Times New Roman" w:hAnsi="Times New Roman" w:cs="Times New Roman"/>
        </w:rPr>
        <w:t>Conclusion</w:t>
      </w:r>
      <w:bookmarkEnd w:id="24"/>
    </w:p>
    <w:p w14:paraId="5A268031" w14:textId="30515CCB" w:rsidR="002D73C9" w:rsidRPr="004E7573" w:rsidRDefault="00D724A5" w:rsidP="00A42046">
      <w:pPr>
        <w:jc w:val="left"/>
      </w:pPr>
      <w:r w:rsidRPr="004E7573">
        <w:t>Ce laboratoire a permis d'étudier le comportement dynamique de trois diodes (1N4004, 1N4148, SB2100E-G) ainsi que le fonctionnement d'une photodiode</w:t>
      </w:r>
      <w:r w:rsidR="00607904" w:rsidRPr="004E7573">
        <w:t xml:space="preserve"> et d’un </w:t>
      </w:r>
      <w:r w:rsidR="00F10086" w:rsidRPr="004E7573">
        <w:t>panneau photovoltaïque</w:t>
      </w:r>
      <w:r w:rsidRPr="004E7573">
        <w:t>.</w:t>
      </w:r>
    </w:p>
    <w:p w14:paraId="2C01BED6" w14:textId="77777777" w:rsidR="00FB0076" w:rsidRPr="004E7573" w:rsidRDefault="00FB0076" w:rsidP="00A42046">
      <w:pPr>
        <w:jc w:val="left"/>
      </w:pPr>
    </w:p>
    <w:p w14:paraId="127AA5AC" w14:textId="1173F358" w:rsidR="0070712B" w:rsidRPr="004E7573" w:rsidRDefault="00744541" w:rsidP="00A42046">
      <w:pPr>
        <w:pStyle w:val="Paragraphedeliste"/>
        <w:numPr>
          <w:ilvl w:val="0"/>
          <w:numId w:val="11"/>
        </w:numPr>
        <w:jc w:val="left"/>
        <w:rPr>
          <w:b/>
          <w:bCs/>
        </w:rPr>
      </w:pPr>
      <w:r w:rsidRPr="004E7573">
        <w:rPr>
          <w:b/>
          <w:bCs/>
        </w:rPr>
        <w:t>Synthèse des résultats</w:t>
      </w:r>
      <w:r w:rsidR="00484A14" w:rsidRPr="004E7573">
        <w:rPr>
          <w:b/>
          <w:bCs/>
        </w:rPr>
        <w:t xml:space="preserve"> </w:t>
      </w:r>
    </w:p>
    <w:p w14:paraId="0F8C0CF7" w14:textId="71E38F16" w:rsidR="00AD248A" w:rsidRPr="004E7573" w:rsidRDefault="00AD248A" w:rsidP="00A42046">
      <w:pPr>
        <w:pStyle w:val="Paragraphedeliste"/>
        <w:numPr>
          <w:ilvl w:val="0"/>
          <w:numId w:val="12"/>
        </w:numPr>
        <w:jc w:val="left"/>
        <w:rPr>
          <w:lang w:val="fr-CH"/>
        </w:rPr>
      </w:pPr>
      <w:r w:rsidRPr="004E7573">
        <w:rPr>
          <w:b/>
          <w:bCs/>
          <w:lang w:val="fr-CH"/>
        </w:rPr>
        <w:t>1N4004 (Redressement) :</w:t>
      </w:r>
      <w:r w:rsidRPr="004E7573">
        <w:rPr>
          <w:lang w:val="fr-CH"/>
        </w:rPr>
        <w:t xml:space="preserve"> Confirme la théorie avec un temps de recouvrement élevé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r>
          <w:rPr>
            <w:rFonts w:ascii="Cambria Math" w:hAnsi="Cambria Math"/>
            <w:lang w:val="fr-CH"/>
          </w:rPr>
          <m:t>=3,6 μ</m:t>
        </m:r>
        <m:r>
          <m:rPr>
            <m:nor/>
          </m:rPr>
          <w:rPr>
            <w:lang w:val="fr-CH"/>
          </w:rPr>
          <m:t>s</m:t>
        </m:r>
      </m:oMath>
      <w:r w:rsidRPr="004E7573">
        <w:rPr>
          <w:lang w:val="fr-CH"/>
        </w:rPr>
        <w:t xml:space="preserve">) et un fort pic de courant inverse </w:t>
      </w:r>
      <w:r w:rsidR="002129B0" w:rsidRPr="004E7573">
        <w:rPr>
          <w:lang w:val="fr-CH"/>
        </w:rPr>
        <w:t xml:space="preserve">important </w:t>
      </w:r>
      <w:r w:rsidRPr="004E7573">
        <w:rPr>
          <w:lang w:val="fr-CH"/>
        </w:rPr>
        <w:t>(</w:t>
      </w:r>
      <m:oMath>
        <m:sSub>
          <m:sSubPr>
            <m:ctrlPr>
              <w:rPr>
                <w:rFonts w:ascii="Cambria Math" w:hAnsi="Cambria Math"/>
                <w:lang w:val="fr-CH"/>
              </w:rPr>
            </m:ctrlPr>
          </m:sSubPr>
          <m:e>
            <m:r>
              <w:rPr>
                <w:rFonts w:ascii="Cambria Math" w:hAnsi="Cambria Math"/>
                <w:lang w:val="fr-CH"/>
              </w:rPr>
              <m:t>I</m:t>
            </m:r>
          </m:e>
          <m:sub>
            <m:r>
              <w:rPr>
                <w:rFonts w:ascii="Cambria Math" w:hAnsi="Cambria Math"/>
                <w:lang w:val="fr-CH"/>
              </w:rPr>
              <m:t>RM</m:t>
            </m:r>
          </m:sub>
        </m:sSub>
        <m:r>
          <w:rPr>
            <w:rFonts w:ascii="Cambria Math" w:hAnsi="Cambria Math"/>
            <w:lang w:val="fr-CH"/>
          </w:rPr>
          <m:t>=-240</m:t>
        </m:r>
        <m:r>
          <m:rPr>
            <m:nor/>
          </m:rPr>
          <w:rPr>
            <w:lang w:val="fr-CH"/>
          </w:rPr>
          <m:t> mA</m:t>
        </m:r>
      </m:oMath>
      <w:r w:rsidRPr="004E7573">
        <w:rPr>
          <w:lang w:val="fr-CH"/>
        </w:rPr>
        <w:t>) dû à la décharge de la jonction PN.</w:t>
      </w:r>
    </w:p>
    <w:p w14:paraId="47C35B8E" w14:textId="5F248B41" w:rsidR="00D0245B" w:rsidRPr="004E7573" w:rsidRDefault="00D0245B" w:rsidP="00A42046">
      <w:pPr>
        <w:pStyle w:val="Paragraphedeliste"/>
        <w:numPr>
          <w:ilvl w:val="0"/>
          <w:numId w:val="12"/>
        </w:numPr>
        <w:jc w:val="left"/>
        <w:rPr>
          <w:lang w:val="fr-CH"/>
        </w:rPr>
      </w:pPr>
      <w:r w:rsidRPr="004E7573">
        <w:rPr>
          <w:b/>
          <w:bCs/>
          <w:lang w:val="fr-CH"/>
        </w:rPr>
        <w:t>1N4148 (Commutation rapide) :</w:t>
      </w:r>
      <w:r w:rsidRPr="004E7573">
        <w:rPr>
          <w:lang w:val="fr-CH"/>
        </w:rPr>
        <w:t xml:space="preserve"> Offre un blocage quasi-instantané avec un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oMath>
      <w:r w:rsidRPr="004E7573">
        <w:rPr>
          <w:lang w:val="fr-CH"/>
        </w:rPr>
        <w:t xml:space="preserve"> et un courant </w:t>
      </w:r>
      <m:oMath>
        <m:sSub>
          <m:sSubPr>
            <m:ctrlPr>
              <w:rPr>
                <w:rFonts w:ascii="Cambria Math" w:hAnsi="Cambria Math"/>
                <w:lang w:val="fr-CH"/>
              </w:rPr>
            </m:ctrlPr>
          </m:sSubPr>
          <m:e>
            <m:r>
              <w:rPr>
                <w:rFonts w:ascii="Cambria Math" w:hAnsi="Cambria Math"/>
                <w:lang w:val="fr-CH"/>
              </w:rPr>
              <m:t>I</m:t>
            </m:r>
          </m:e>
          <m:sub>
            <m:r>
              <w:rPr>
                <w:rFonts w:ascii="Cambria Math" w:hAnsi="Cambria Math"/>
                <w:lang w:val="fr-CH"/>
              </w:rPr>
              <m:t>RM</m:t>
            </m:r>
          </m:sub>
        </m:sSub>
      </m:oMath>
      <w:r w:rsidRPr="004E7573">
        <w:rPr>
          <w:lang w:val="fr-CH"/>
        </w:rPr>
        <w:t xml:space="preserve"> négligeables</w:t>
      </w:r>
      <w:r w:rsidR="009836E2" w:rsidRPr="004E7573">
        <w:rPr>
          <w:lang w:val="fr-CH"/>
        </w:rPr>
        <w:t>, alors que la simulation prévoyait un courant de fuite</w:t>
      </w:r>
      <w:r w:rsidRPr="004E7573">
        <w:rPr>
          <w:lang w:val="fr-CH"/>
        </w:rPr>
        <w:t xml:space="preserve">. </w:t>
      </w:r>
    </w:p>
    <w:p w14:paraId="0A4260FC" w14:textId="4157D3D7" w:rsidR="00D0245B" w:rsidRPr="004E7573" w:rsidRDefault="00D0245B" w:rsidP="00A42046">
      <w:pPr>
        <w:pStyle w:val="Paragraphedeliste"/>
        <w:numPr>
          <w:ilvl w:val="0"/>
          <w:numId w:val="12"/>
        </w:numPr>
        <w:jc w:val="left"/>
        <w:rPr>
          <w:lang w:val="fr-CH"/>
        </w:rPr>
      </w:pPr>
      <w:r w:rsidRPr="004E7573">
        <w:rPr>
          <w:b/>
          <w:bCs/>
          <w:lang w:val="fr-CH"/>
        </w:rPr>
        <w:t>SB2100E-G (Schottky) :</w:t>
      </w:r>
      <w:r w:rsidRPr="004E7573">
        <w:rPr>
          <w:lang w:val="fr-CH"/>
        </w:rPr>
        <w:t xml:space="preserve"> Se distingue par sa faible chute de tension </w:t>
      </w:r>
      <w:r w:rsidR="002259E6" w:rsidRPr="004E7573">
        <w:rPr>
          <w:lang w:val="fr-CH"/>
        </w:rPr>
        <w:t xml:space="preserve">de seuil </w:t>
      </w:r>
      <w:r w:rsidRPr="004E7573">
        <w:rPr>
          <w:lang w:val="fr-CH"/>
        </w:rPr>
        <w:t>(</w:t>
      </w:r>
      <m:oMath>
        <m:sSub>
          <m:sSubPr>
            <m:ctrlPr>
              <w:rPr>
                <w:rFonts w:ascii="Cambria Math" w:hAnsi="Cambria Math"/>
                <w:lang w:val="fr-CH"/>
              </w:rPr>
            </m:ctrlPr>
          </m:sSubPr>
          <m:e>
            <m:r>
              <w:rPr>
                <w:rFonts w:ascii="Cambria Math" w:hAnsi="Cambria Math"/>
                <w:lang w:val="fr-CH"/>
              </w:rPr>
              <m:t>U</m:t>
            </m:r>
          </m:e>
          <m:sub>
            <m:r>
              <w:rPr>
                <w:rFonts w:ascii="Cambria Math" w:hAnsi="Cambria Math"/>
                <w:lang w:val="fr-CH"/>
              </w:rPr>
              <m:t>j</m:t>
            </m:r>
          </m:sub>
        </m:sSub>
        <m:r>
          <w:rPr>
            <w:rFonts w:ascii="Cambria Math" w:hAnsi="Cambria Math"/>
            <w:lang w:val="fr-CH"/>
          </w:rPr>
          <m:t>≈300</m:t>
        </m:r>
        <m:r>
          <m:rPr>
            <m:nor/>
          </m:rPr>
          <w:rPr>
            <w:lang w:val="fr-CH"/>
          </w:rPr>
          <m:t> mV</m:t>
        </m:r>
      </m:oMath>
      <w:r w:rsidRPr="004E7573">
        <w:rPr>
          <w:lang w:val="fr-CH"/>
        </w:rPr>
        <w:t>) et sa vitesse de commutation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r>
          <w:rPr>
            <w:rFonts w:ascii="Cambria Math" w:hAnsi="Cambria Math"/>
            <w:lang w:val="fr-CH"/>
          </w:rPr>
          <m:t>=45</m:t>
        </m:r>
        <m:r>
          <m:rPr>
            <m:nor/>
          </m:rPr>
          <w:rPr>
            <w:lang w:val="fr-CH"/>
          </w:rPr>
          <m:t> ns</m:t>
        </m:r>
      </m:oMath>
      <w:r w:rsidRPr="004E7573">
        <w:rPr>
          <w:lang w:val="fr-CH"/>
        </w:rPr>
        <w:t>), réduisant fortement les pertes</w:t>
      </w:r>
      <w:r w:rsidR="00EC33B6" w:rsidRPr="004E7573">
        <w:rPr>
          <w:lang w:val="fr-CH"/>
        </w:rPr>
        <w:t>, plus rapide que la 1N4004 mais plus lent que la 1N4148</w:t>
      </w:r>
      <w:r w:rsidRPr="004E7573">
        <w:rPr>
          <w:lang w:val="fr-CH"/>
        </w:rPr>
        <w:t>.</w:t>
      </w:r>
    </w:p>
    <w:p w14:paraId="78A6B563" w14:textId="4B683AC3" w:rsidR="007A034A" w:rsidRPr="004E7573" w:rsidRDefault="007A034A" w:rsidP="00A42046">
      <w:pPr>
        <w:pStyle w:val="Paragraphedeliste"/>
        <w:numPr>
          <w:ilvl w:val="0"/>
          <w:numId w:val="12"/>
        </w:numPr>
        <w:jc w:val="left"/>
      </w:pPr>
      <w:r w:rsidRPr="004E7573">
        <w:rPr>
          <w:b/>
          <w:bCs/>
        </w:rPr>
        <w:t>Photodiode :</w:t>
      </w:r>
      <w:r w:rsidRPr="004E7573">
        <w:t xml:space="preserve"> Le mode photoconducteur a validé la linéarité du courant selon l'éclairement, tandis que le mode photovoltaïque a permis de caractériser la production d'énergie et </w:t>
      </w:r>
      <w:r w:rsidR="00DD6527" w:rsidRPr="004E7573">
        <w:t>son</w:t>
      </w:r>
      <w:r w:rsidRPr="004E7573">
        <w:t xml:space="preserve"> MPP</w:t>
      </w:r>
      <w:r w:rsidR="00F63950" w:rsidRPr="004E7573">
        <w:t>.</w:t>
      </w:r>
    </w:p>
    <w:p w14:paraId="2BA88ADE" w14:textId="5EC64E4E" w:rsidR="000B764F" w:rsidRPr="004E7573" w:rsidRDefault="000B764F" w:rsidP="00A42046">
      <w:pPr>
        <w:pStyle w:val="Paragraphedeliste"/>
        <w:numPr>
          <w:ilvl w:val="0"/>
          <w:numId w:val="12"/>
        </w:numPr>
        <w:jc w:val="left"/>
      </w:pPr>
      <w:r w:rsidRPr="004E7573">
        <w:rPr>
          <w:b/>
          <w:bCs/>
        </w:rPr>
        <w:t xml:space="preserve">Panneau </w:t>
      </w:r>
      <w:r w:rsidR="002259E6" w:rsidRPr="004E7573">
        <w:rPr>
          <w:b/>
          <w:bCs/>
        </w:rPr>
        <w:t>photovoltaïque :</w:t>
      </w:r>
      <w:r w:rsidR="002259E6" w:rsidRPr="004E7573">
        <w:t xml:space="preserve"> </w:t>
      </w:r>
      <w:r w:rsidR="00C228FF" w:rsidRPr="004E7573">
        <w:t xml:space="preserve">On observe une plus grande tension et courant que la photodiode qui démontre </w:t>
      </w:r>
      <w:r w:rsidR="00982E92" w:rsidRPr="004E7573">
        <w:t xml:space="preserve">bien que plus le panneau est éclairé sur toute sa surface </w:t>
      </w:r>
      <w:r w:rsidR="0024554E" w:rsidRPr="004E7573">
        <w:t>plus de photodiode peuvent fonctionner en même temps.</w:t>
      </w:r>
    </w:p>
    <w:p w14:paraId="3FBA6A6D" w14:textId="77777777" w:rsidR="005B3AB3" w:rsidRPr="004E7573" w:rsidRDefault="005B3AB3" w:rsidP="00A42046">
      <w:pPr>
        <w:jc w:val="left"/>
      </w:pPr>
    </w:p>
    <w:p w14:paraId="03E92482" w14:textId="703AC5AA" w:rsidR="00F63950" w:rsidRPr="004E7573" w:rsidRDefault="005B3AB3" w:rsidP="00A42046">
      <w:pPr>
        <w:pStyle w:val="Paragraphedeliste"/>
        <w:numPr>
          <w:ilvl w:val="0"/>
          <w:numId w:val="11"/>
        </w:numPr>
        <w:jc w:val="left"/>
        <w:rPr>
          <w:b/>
          <w:bCs/>
        </w:rPr>
      </w:pPr>
      <w:r w:rsidRPr="004E7573">
        <w:rPr>
          <w:b/>
          <w:bCs/>
        </w:rPr>
        <w:t>Problèmes et incohérences</w:t>
      </w:r>
    </w:p>
    <w:p w14:paraId="0108B387" w14:textId="74C79DDD" w:rsidR="006260EE" w:rsidRPr="004E7573" w:rsidRDefault="006260EE" w:rsidP="00A42046">
      <w:pPr>
        <w:pStyle w:val="Paragraphedeliste"/>
        <w:numPr>
          <w:ilvl w:val="0"/>
          <w:numId w:val="14"/>
        </w:numPr>
        <w:jc w:val="left"/>
        <w:rPr>
          <w:lang w:val="fr-CH"/>
        </w:rPr>
      </w:pPr>
      <w:r w:rsidRPr="004E7573">
        <w:rPr>
          <w:b/>
          <w:bCs/>
          <w:lang w:val="fr-CH"/>
        </w:rPr>
        <w:t xml:space="preserve">Limite </w:t>
      </w:r>
      <w:r w:rsidR="00DE438B" w:rsidRPr="004E7573">
        <w:rPr>
          <w:b/>
          <w:bCs/>
          <w:lang w:val="fr-CH"/>
        </w:rPr>
        <w:t>des instruments de mesure</w:t>
      </w:r>
      <w:r w:rsidRPr="004E7573">
        <w:rPr>
          <w:b/>
          <w:bCs/>
          <w:lang w:val="fr-CH"/>
        </w:rPr>
        <w:t xml:space="preserve"> (</w:t>
      </w:r>
      <m:oMath>
        <m:sSub>
          <m:sSubPr>
            <m:ctrlPr>
              <w:rPr>
                <w:rFonts w:ascii="Cambria Math" w:hAnsi="Cambria Math"/>
                <w:lang w:val="fr-CH"/>
              </w:rPr>
            </m:ctrlPr>
          </m:sSubPr>
          <m:e>
            <m:r>
              <w:rPr>
                <w:rFonts w:ascii="Cambria Math" w:hAnsi="Cambria Math"/>
                <w:lang w:val="fr-CH"/>
              </w:rPr>
              <m:t>t</m:t>
            </m:r>
          </m:e>
          <m:sub>
            <m:r>
              <w:rPr>
                <w:rFonts w:ascii="Cambria Math" w:hAnsi="Cambria Math"/>
                <w:lang w:val="fr-CH"/>
              </w:rPr>
              <m:t>rr</m:t>
            </m:r>
          </m:sub>
        </m:sSub>
      </m:oMath>
      <w:r w:rsidRPr="004E7573">
        <w:rPr>
          <w:b/>
          <w:bCs/>
          <w:lang w:val="fr-CH"/>
        </w:rPr>
        <w:t xml:space="preserve"> de la 1N4148) :</w:t>
      </w:r>
      <w:r w:rsidRPr="004E7573">
        <w:rPr>
          <w:lang w:val="fr-CH"/>
        </w:rPr>
        <w:t xml:space="preserve"> La commutation théorique (</w:t>
      </w:r>
      <m:oMath>
        <m:r>
          <w:rPr>
            <w:rFonts w:ascii="Cambria Math" w:hAnsi="Cambria Math"/>
            <w:lang w:val="fr-CH"/>
          </w:rPr>
          <m:t>∼4</m:t>
        </m:r>
        <m:r>
          <m:rPr>
            <m:nor/>
          </m:rPr>
          <w:rPr>
            <w:lang w:val="fr-CH"/>
          </w:rPr>
          <m:t> ns</m:t>
        </m:r>
      </m:oMath>
      <w:r w:rsidRPr="004E7573">
        <w:rPr>
          <w:lang w:val="fr-CH"/>
        </w:rPr>
        <w:t>) était trop rapide pour être capturée par la bande passante de l'oscilloscope et de la sonde.</w:t>
      </w:r>
    </w:p>
    <w:p w14:paraId="59A123E5" w14:textId="29347DAC" w:rsidR="006260EE" w:rsidRPr="004E7573" w:rsidRDefault="006260EE" w:rsidP="00A42046">
      <w:pPr>
        <w:pStyle w:val="Paragraphedeliste"/>
        <w:numPr>
          <w:ilvl w:val="0"/>
          <w:numId w:val="14"/>
        </w:numPr>
        <w:jc w:val="left"/>
        <w:rPr>
          <w:lang w:val="fr-CH"/>
        </w:rPr>
      </w:pPr>
      <w:r w:rsidRPr="004E7573">
        <w:rPr>
          <w:b/>
          <w:bCs/>
          <w:lang w:val="fr-CH"/>
        </w:rPr>
        <w:t>Gestion thermique :</w:t>
      </w:r>
      <w:r w:rsidRPr="004E7573">
        <w:rPr>
          <w:lang w:val="fr-CH"/>
        </w:rPr>
        <w:t xml:space="preserve"> Les </w:t>
      </w:r>
      <m:oMath>
        <m:r>
          <w:rPr>
            <w:rFonts w:ascii="Cambria Math" w:hAnsi="Cambria Math"/>
            <w:lang w:val="fr-CH"/>
          </w:rPr>
          <m:t>1,8</m:t>
        </m:r>
        <m:r>
          <m:rPr>
            <m:nor/>
          </m:rPr>
          <w:rPr>
            <w:lang w:val="fr-CH"/>
          </w:rPr>
          <m:t> W</m:t>
        </m:r>
      </m:oMath>
      <w:r w:rsidRPr="004E7573">
        <w:rPr>
          <w:lang w:val="fr-CH"/>
        </w:rPr>
        <w:t xml:space="preserve"> dissipés ont imposé </w:t>
      </w:r>
      <w:r w:rsidR="00CA2738" w:rsidRPr="004E7573">
        <w:rPr>
          <w:lang w:val="fr-CH"/>
        </w:rPr>
        <w:t xml:space="preserve">un choix important </w:t>
      </w:r>
      <w:r w:rsidR="00232AC9" w:rsidRPr="004E7573">
        <w:rPr>
          <w:lang w:val="fr-CH"/>
        </w:rPr>
        <w:t xml:space="preserve">à effectuer </w:t>
      </w:r>
      <w:r w:rsidRPr="004E7573">
        <w:rPr>
          <w:lang w:val="fr-CH"/>
        </w:rPr>
        <w:t>pour éviter la détérioration du matériel.</w:t>
      </w:r>
    </w:p>
    <w:p w14:paraId="57FB0339" w14:textId="3D13E19A" w:rsidR="006260EE" w:rsidRPr="004E7573" w:rsidRDefault="006260EE" w:rsidP="00A42046">
      <w:pPr>
        <w:pStyle w:val="Paragraphedeliste"/>
        <w:numPr>
          <w:ilvl w:val="0"/>
          <w:numId w:val="14"/>
        </w:numPr>
        <w:jc w:val="left"/>
        <w:rPr>
          <w:lang w:val="fr-CH"/>
        </w:rPr>
      </w:pPr>
      <w:r w:rsidRPr="004E7573">
        <w:rPr>
          <w:b/>
          <w:bCs/>
          <w:lang w:val="fr-CH"/>
        </w:rPr>
        <w:t>Écarts simulation/mesure :</w:t>
      </w:r>
      <w:r w:rsidRPr="004E7573">
        <w:rPr>
          <w:lang w:val="fr-CH"/>
        </w:rPr>
        <w:t xml:space="preserve"> </w:t>
      </w:r>
      <w:r w:rsidR="00BB4483" w:rsidRPr="004E7573">
        <w:rPr>
          <w:lang w:val="fr-CH"/>
        </w:rPr>
        <w:t xml:space="preserve">Les mesures sont globalement </w:t>
      </w:r>
      <w:r w:rsidR="00B038EC" w:rsidRPr="004E7573">
        <w:rPr>
          <w:lang w:val="fr-CH"/>
        </w:rPr>
        <w:t>correctes</w:t>
      </w:r>
      <w:r w:rsidR="00BB4483" w:rsidRPr="004E7573">
        <w:rPr>
          <w:lang w:val="fr-CH"/>
        </w:rPr>
        <w:t xml:space="preserve"> à quelque différence près qui sont quand même acceptable</w:t>
      </w:r>
      <w:r w:rsidR="00B038EC" w:rsidRPr="004E7573">
        <w:rPr>
          <w:lang w:val="fr-CH"/>
        </w:rPr>
        <w:t xml:space="preserve">, sauf pour le </w:t>
      </w:r>
      <w:proofErr w:type="spellStart"/>
      <w:r w:rsidR="00B038EC" w:rsidRPr="004E7573">
        <w:rPr>
          <w:lang w:val="fr-CH"/>
        </w:rPr>
        <w:t>trr</w:t>
      </w:r>
      <w:proofErr w:type="spellEnd"/>
      <w:r w:rsidR="00B038EC" w:rsidRPr="004E7573">
        <w:rPr>
          <w:lang w:val="fr-CH"/>
        </w:rPr>
        <w:t xml:space="preserve"> de </w:t>
      </w:r>
      <w:r w:rsidR="0080293A" w:rsidRPr="004E7573">
        <w:rPr>
          <w:lang w:val="fr-CH"/>
        </w:rPr>
        <w:t xml:space="preserve">la </w:t>
      </w:r>
      <w:r w:rsidR="00B038EC" w:rsidRPr="004E7573">
        <w:rPr>
          <w:lang w:val="fr-CH"/>
        </w:rPr>
        <w:t>1N4148</w:t>
      </w:r>
      <w:r w:rsidR="0080293A" w:rsidRPr="004E7573">
        <w:rPr>
          <w:lang w:val="fr-CH"/>
        </w:rPr>
        <w:t xml:space="preserve"> qui peut être correcte mais non mesurable avec notre matériel</w:t>
      </w:r>
      <w:r w:rsidRPr="004E7573">
        <w:rPr>
          <w:lang w:val="fr-CH"/>
        </w:rPr>
        <w:t xml:space="preserve">. </w:t>
      </w:r>
    </w:p>
    <w:p w14:paraId="154E2DC8" w14:textId="77777777" w:rsidR="00092613" w:rsidRPr="004E7573" w:rsidRDefault="00092613" w:rsidP="00A42046">
      <w:pPr>
        <w:jc w:val="left"/>
        <w:rPr>
          <w:lang w:val="fr-CH"/>
        </w:rPr>
      </w:pPr>
    </w:p>
    <w:p w14:paraId="74C12997" w14:textId="232383E4" w:rsidR="0018295F" w:rsidRPr="004E7573" w:rsidRDefault="0018295F" w:rsidP="00A42046">
      <w:pPr>
        <w:pStyle w:val="Paragraphedeliste"/>
        <w:numPr>
          <w:ilvl w:val="0"/>
          <w:numId w:val="11"/>
        </w:numPr>
        <w:jc w:val="left"/>
        <w:rPr>
          <w:b/>
          <w:bCs/>
        </w:rPr>
      </w:pPr>
      <w:r w:rsidRPr="004E7573">
        <w:rPr>
          <w:b/>
          <w:bCs/>
        </w:rPr>
        <w:t>Bilan</w:t>
      </w:r>
    </w:p>
    <w:p w14:paraId="7E1EA6D0" w14:textId="39FF8672" w:rsidR="00A42046" w:rsidRPr="004E7573" w:rsidRDefault="00A42046" w:rsidP="00A42046">
      <w:pPr>
        <w:ind w:left="360"/>
        <w:jc w:val="left"/>
      </w:pPr>
      <w:r w:rsidRPr="004E7573">
        <w:t>Les objectifs du cahier des charges sont atteints. Les essais démontrent qu'en régime dynamique, le modèle de la « diode idéale » s'efface au profit des caractéristiques propres à chaque technologie</w:t>
      </w:r>
      <w:r w:rsidR="000577E2" w:rsidRPr="004E7573">
        <w:t>.</w:t>
      </w:r>
    </w:p>
    <w:p w14:paraId="0F08B026" w14:textId="77777777" w:rsidR="00A6147C" w:rsidRPr="004E7573" w:rsidRDefault="00A6147C" w:rsidP="007A034A">
      <w:pPr>
        <w:keepLines w:val="0"/>
        <w:jc w:val="left"/>
      </w:pPr>
    </w:p>
    <w:p w14:paraId="791C533A" w14:textId="0FD7BFA5" w:rsidR="00A81530" w:rsidRDefault="00A6147C">
      <w:pPr>
        <w:keepLines w:val="0"/>
        <w:jc w:val="left"/>
        <w:rPr>
          <w:rFonts w:ascii="Arial" w:hAnsi="Arial" w:cs="Arial"/>
          <w:sz w:val="40"/>
          <w:szCs w:val="48"/>
        </w:rPr>
      </w:pPr>
      <w:r w:rsidRPr="004E7573">
        <w:lastRenderedPageBreak/>
        <w:t xml:space="preserve">ETML-ES </w:t>
      </w:r>
      <w:r w:rsidR="0070013D" w:rsidRPr="004E7573">
        <w:tab/>
        <w:t>24.09.2026</w:t>
      </w:r>
      <w:r w:rsidR="0070013D" w:rsidRPr="004E7573">
        <w:tab/>
        <w:t>LDE</w:t>
      </w:r>
      <w:r w:rsidR="0070013D" w:rsidRPr="004E7573">
        <w:tab/>
        <w:t>SAR</w:t>
      </w:r>
      <w:r w:rsidR="00A81530">
        <w:br w:type="page"/>
      </w:r>
    </w:p>
    <w:p w14:paraId="28F10A6B" w14:textId="30AFD64A" w:rsidR="002D73C9" w:rsidRDefault="002D73C9" w:rsidP="009E152F">
      <w:pPr>
        <w:pStyle w:val="Titre1"/>
      </w:pPr>
      <w:bookmarkStart w:id="25" w:name="_Toc241153661"/>
      <w:r>
        <w:lastRenderedPageBreak/>
        <w:t>Annexe</w:t>
      </w:r>
      <w:bookmarkEnd w:id="25"/>
    </w:p>
    <w:p w14:paraId="2A3BF3C7" w14:textId="045398F9" w:rsidR="00B42A07" w:rsidRDefault="0070712B" w:rsidP="00B42A07">
      <w:pPr>
        <w:pStyle w:val="Titre2"/>
      </w:pPr>
      <w:bookmarkStart w:id="26" w:name="_Toc241153662"/>
      <w:r>
        <w:t>Annexe A</w:t>
      </w:r>
      <w:bookmarkEnd w:id="26"/>
    </w:p>
    <w:p w14:paraId="14C74AA6" w14:textId="7C5572D9" w:rsidR="00290123" w:rsidRDefault="00290123" w:rsidP="00290123">
      <w:pPr>
        <w:pStyle w:val="Titre3"/>
      </w:pPr>
      <w:bookmarkStart w:id="27" w:name="_Toc241153663"/>
      <w:r>
        <w:t xml:space="preserve">Graphique </w:t>
      </w:r>
      <w:r w:rsidR="0098786B">
        <w:t>datasheet</w:t>
      </w:r>
      <w:bookmarkEnd w:id="27"/>
    </w:p>
    <w:p w14:paraId="3C878C42" w14:textId="77777777" w:rsidR="00290123" w:rsidRPr="002570FC" w:rsidRDefault="00000000" w:rsidP="00290123">
      <w:pPr>
        <w:jc w:val="center"/>
      </w:pPr>
      <w:r>
        <w:rPr>
          <w:noProof/>
        </w:rPr>
        <w:pict w14:anchorId="499FBB42">
          <v:shape id="_x0000_s2128" type="#_x0000_t32" style="position:absolute;left:0;text-align:left;margin-left:150.9pt;margin-top:26.95pt;width:0;height:170.5pt;z-index:251658261" o:connectortype="straight" strokecolor="#00b0f0" strokeweight="3pt"/>
        </w:pict>
      </w:r>
      <w:r>
        <w:rPr>
          <w:noProof/>
        </w:rPr>
        <w:pict w14:anchorId="0FDFB8F5">
          <v:shape id="_x0000_s2129" type="#_x0000_t32" style="position:absolute;left:0;text-align:left;margin-left:109.45pt;margin-top:126.6pt;width:240.05pt;height:1.15pt;flip:x;z-index:251658262" o:connectortype="straight" strokecolor="#00b0f0" strokeweight="3pt"/>
        </w:pict>
      </w:r>
      <w:r w:rsidR="00290123">
        <w:rPr>
          <w:noProof/>
        </w:rPr>
        <w:drawing>
          <wp:inline distT="0" distB="0" distL="0" distR="0" wp14:anchorId="60E0C61A" wp14:editId="2A1CC557">
            <wp:extent cx="4283812" cy="2914650"/>
            <wp:effectExtent l="0" t="0" r="0" b="0"/>
            <wp:docPr id="8862819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1909" name="Image 886281909"/>
                    <pic:cNvPicPr/>
                  </pic:nvPicPr>
                  <pic:blipFill rotWithShape="1">
                    <a:blip r:embed="rId25">
                      <a:extLst>
                        <a:ext uri="{28A0092B-C50C-407E-A947-70E740481C1C}">
                          <a14:useLocalDpi xmlns:a14="http://schemas.microsoft.com/office/drawing/2010/main" val="0"/>
                        </a:ext>
                      </a:extLst>
                    </a:blip>
                    <a:srcRect l="6692"/>
                    <a:stretch>
                      <a:fillRect/>
                    </a:stretch>
                  </pic:blipFill>
                  <pic:spPr bwMode="auto">
                    <a:xfrm>
                      <a:off x="0" y="0"/>
                      <a:ext cx="4284410" cy="2915057"/>
                    </a:xfrm>
                    <a:prstGeom prst="rect">
                      <a:avLst/>
                    </a:prstGeom>
                    <a:ln>
                      <a:noFill/>
                    </a:ln>
                    <a:extLst>
                      <a:ext uri="{53640926-AAD7-44D8-BBD7-CCE9431645EC}">
                        <a14:shadowObscured xmlns:a14="http://schemas.microsoft.com/office/drawing/2010/main"/>
                      </a:ext>
                    </a:extLst>
                  </pic:spPr>
                </pic:pic>
              </a:graphicData>
            </a:graphic>
          </wp:inline>
        </w:drawing>
      </w:r>
    </w:p>
    <w:p w14:paraId="6B174870" w14:textId="2859335A" w:rsidR="00290123" w:rsidRDefault="00290123" w:rsidP="0098786B">
      <w:pPr>
        <w:jc w:val="center"/>
      </w:pPr>
      <w:r>
        <w:t xml:space="preserve">Figure </w:t>
      </w:r>
      <w:r w:rsidR="00471D1C">
        <w:t>1</w:t>
      </w:r>
      <w:r w:rsidR="007A2180">
        <w:t>2</w:t>
      </w:r>
      <w:r>
        <w:t> : Datasheet 1N4004 p.2</w:t>
      </w:r>
    </w:p>
    <w:p w14:paraId="14F30F31" w14:textId="77777777" w:rsidR="00290123" w:rsidRDefault="00000000" w:rsidP="00290123">
      <w:pPr>
        <w:jc w:val="center"/>
      </w:pPr>
      <w:r>
        <w:rPr>
          <w:noProof/>
        </w:rPr>
        <w:pict w14:anchorId="73CD324D">
          <v:shape id="_x0000_s2131" type="#_x0000_t32" style="position:absolute;left:0;text-align:left;margin-left:88.15pt;margin-top:101.5pt;width:237.85pt;height:.4pt;flip:x y;z-index:251658264" o:connectortype="straight" strokecolor="#00b0f0" strokeweight="3pt"/>
        </w:pict>
      </w:r>
      <w:r>
        <w:rPr>
          <w:noProof/>
        </w:rPr>
        <w:pict w14:anchorId="220F9CCD">
          <v:shape id="_x0000_s2130" type="#_x0000_t32" style="position:absolute;left:0;text-align:left;margin-left:247.1pt;margin-top:.9pt;width:1.7pt;height:186.6pt;z-index:251658263" o:connectortype="straight" strokecolor="#00b0f0" strokeweight="3pt"/>
        </w:pict>
      </w:r>
      <w:r w:rsidR="00290123">
        <w:rPr>
          <w:noProof/>
        </w:rPr>
        <w:drawing>
          <wp:inline distT="0" distB="0" distL="0" distR="0" wp14:anchorId="040A5784" wp14:editId="1BCC1B3A">
            <wp:extent cx="4420369" cy="3023235"/>
            <wp:effectExtent l="0" t="0" r="0" b="0"/>
            <wp:docPr id="211772680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6808" name="Image 2117726808"/>
                    <pic:cNvPicPr/>
                  </pic:nvPicPr>
                  <pic:blipFill rotWithShape="1">
                    <a:blip r:embed="rId26">
                      <a:extLst>
                        <a:ext uri="{28A0092B-C50C-407E-A947-70E740481C1C}">
                          <a14:useLocalDpi xmlns:a14="http://schemas.microsoft.com/office/drawing/2010/main" val="0"/>
                        </a:ext>
                      </a:extLst>
                    </a:blip>
                    <a:srcRect l="10778"/>
                    <a:stretch>
                      <a:fillRect/>
                    </a:stretch>
                  </pic:blipFill>
                  <pic:spPr bwMode="auto">
                    <a:xfrm>
                      <a:off x="0" y="0"/>
                      <a:ext cx="4433149" cy="3031976"/>
                    </a:xfrm>
                    <a:prstGeom prst="rect">
                      <a:avLst/>
                    </a:prstGeom>
                    <a:ln>
                      <a:noFill/>
                    </a:ln>
                    <a:extLst>
                      <a:ext uri="{53640926-AAD7-44D8-BBD7-CCE9431645EC}">
                        <a14:shadowObscured xmlns:a14="http://schemas.microsoft.com/office/drawing/2010/main"/>
                      </a:ext>
                    </a:extLst>
                  </pic:spPr>
                </pic:pic>
              </a:graphicData>
            </a:graphic>
          </wp:inline>
        </w:drawing>
      </w:r>
    </w:p>
    <w:p w14:paraId="4B9A931B" w14:textId="6EB9E9E2" w:rsidR="00290123" w:rsidRDefault="00290123" w:rsidP="00290123">
      <w:pPr>
        <w:jc w:val="center"/>
      </w:pPr>
      <w:r>
        <w:t xml:space="preserve">Figure </w:t>
      </w:r>
      <w:r w:rsidR="00471D1C">
        <w:t>1</w:t>
      </w:r>
      <w:r w:rsidR="007A2180">
        <w:t>3</w:t>
      </w:r>
      <w:r>
        <w:t> : Datasheet 1N4148 p.3</w:t>
      </w:r>
    </w:p>
    <w:p w14:paraId="01B26F4D" w14:textId="77777777" w:rsidR="00290123" w:rsidRDefault="00000000" w:rsidP="00290123">
      <w:pPr>
        <w:jc w:val="center"/>
      </w:pPr>
      <w:r>
        <w:rPr>
          <w:rFonts w:eastAsiaTheme="minorEastAsia"/>
          <w:noProof/>
        </w:rPr>
        <w:lastRenderedPageBreak/>
        <w:pict w14:anchorId="6C8D4F5C">
          <v:rect id="_x0000_s2136" style="position:absolute;left:0;text-align:left;margin-left:181.9pt;margin-top:49.55pt;width:111.1pt;height:19.75pt;z-index:251658269" filled="f" strokecolor="#00b0f0" strokeweight="2.25pt"/>
        </w:pict>
      </w:r>
      <w:r>
        <w:rPr>
          <w:rFonts w:eastAsiaTheme="minorEastAsia"/>
          <w:noProof/>
        </w:rPr>
        <w:pict w14:anchorId="042A762F">
          <v:shape id="_x0000_s2135" type="#_x0000_t202" style="position:absolute;left:0;text-align:left;margin-left:263.8pt;margin-top:188.45pt;width:57.6pt;height:24.2pt;z-index:251658268">
            <v:textbox style="mso-next-textbox:#_x0000_s2135">
              <w:txbxContent>
                <w:p w14:paraId="4C6C63CB" w14:textId="77777777" w:rsidR="00290123" w:rsidRPr="00B13E2F" w:rsidRDefault="00290123" w:rsidP="00290123">
                  <w:pPr>
                    <w:rPr>
                      <w:lang w:val="fr-CH"/>
                    </w:rPr>
                  </w:pPr>
                  <w:r>
                    <w:rPr>
                      <w:lang w:val="fr-CH"/>
                    </w:rPr>
                    <w:t>0.59 [V]</w:t>
                  </w:r>
                </w:p>
              </w:txbxContent>
            </v:textbox>
          </v:shape>
        </w:pict>
      </w:r>
      <w:r>
        <w:rPr>
          <w:rFonts w:eastAsiaTheme="minorEastAsia"/>
          <w:noProof/>
        </w:rPr>
        <w:pict w14:anchorId="6C04A2FE">
          <v:rect id="_x0000_s2134" style="position:absolute;left:0;text-align:left;margin-left:389.95pt;margin-top:217.9pt;width:62.2pt;height:22.45pt;z-index:251658267">
            <v:textbox style="mso-next-textbox:#_x0000_s2134">
              <w:txbxContent>
                <w:p w14:paraId="753D328B" w14:textId="77777777" w:rsidR="00290123" w:rsidRPr="00F14BD9" w:rsidRDefault="00290123" w:rsidP="00290123">
                  <w:pPr>
                    <w:rPr>
                      <w:lang w:val="fr-CH"/>
                    </w:rPr>
                  </w:pPr>
                  <w:r>
                    <w:rPr>
                      <w:lang w:val="fr-CH"/>
                    </w:rPr>
                    <w:t>200[mA]</w:t>
                  </w:r>
                </w:p>
              </w:txbxContent>
            </v:textbox>
          </v:rect>
        </w:pict>
      </w:r>
      <w:r>
        <w:rPr>
          <w:rFonts w:eastAsiaTheme="minorEastAsia"/>
          <w:noProof/>
        </w:rPr>
        <w:pict w14:anchorId="08EDD3C7">
          <v:shape id="_x0000_s2133" type="#_x0000_t32" style="position:absolute;left:0;text-align:left;margin-left:292.6pt;margin-top:212.65pt;width:0;height:57.6pt;flip:y;z-index:251658266" o:connectortype="straight" strokecolor="#00b0f0" strokeweight="2.25pt"/>
        </w:pict>
      </w:r>
      <w:r>
        <w:rPr>
          <w:rFonts w:eastAsiaTheme="minorEastAsia"/>
          <w:noProof/>
        </w:rPr>
        <w:pict w14:anchorId="26E2232E">
          <v:shape id="_x0000_s2132" type="#_x0000_t32" style="position:absolute;left:0;text-align:left;margin-left:123.25pt;margin-top:228.8pt;width:266.7pt;height:0;z-index:251658265" o:connectortype="straight" strokecolor="#00b0f0" strokeweight="2.25pt"/>
        </w:pict>
      </w:r>
      <w:r w:rsidR="00290123" w:rsidRPr="00446E64">
        <w:rPr>
          <w:rFonts w:eastAsiaTheme="minorEastAsia"/>
          <w:noProof/>
        </w:rPr>
        <w:drawing>
          <wp:inline distT="0" distB="0" distL="0" distR="0" wp14:anchorId="704263B7" wp14:editId="3DF8456A">
            <wp:extent cx="3811219" cy="3770456"/>
            <wp:effectExtent l="0" t="0" r="0" b="0"/>
            <wp:docPr id="510588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8094" name=""/>
                    <pic:cNvPicPr/>
                  </pic:nvPicPr>
                  <pic:blipFill>
                    <a:blip r:embed="rId27"/>
                    <a:stretch>
                      <a:fillRect/>
                    </a:stretch>
                  </pic:blipFill>
                  <pic:spPr>
                    <a:xfrm>
                      <a:off x="0" y="0"/>
                      <a:ext cx="3847608" cy="3806455"/>
                    </a:xfrm>
                    <a:prstGeom prst="rect">
                      <a:avLst/>
                    </a:prstGeom>
                  </pic:spPr>
                </pic:pic>
              </a:graphicData>
            </a:graphic>
          </wp:inline>
        </w:drawing>
      </w:r>
    </w:p>
    <w:p w14:paraId="35649F5C" w14:textId="74CE4377" w:rsidR="00290123" w:rsidRPr="000303F8" w:rsidRDefault="00290123" w:rsidP="00290123">
      <w:pPr>
        <w:jc w:val="center"/>
        <w:rPr>
          <w:lang w:val="de-CH"/>
        </w:rPr>
      </w:pPr>
      <w:r w:rsidRPr="000303F8">
        <w:rPr>
          <w:lang w:val="de-CH"/>
        </w:rPr>
        <w:t xml:space="preserve">Figure </w:t>
      </w:r>
      <w:r w:rsidR="004B4FFC">
        <w:rPr>
          <w:lang w:val="de-CH"/>
        </w:rPr>
        <w:t>14</w:t>
      </w:r>
      <w:r w:rsidR="004B4FFC" w:rsidRPr="000303F8">
        <w:rPr>
          <w:lang w:val="de-CH"/>
        </w:rPr>
        <w:t>:</w:t>
      </w:r>
      <w:r w:rsidRPr="000303F8">
        <w:rPr>
          <w:lang w:val="de-CH"/>
        </w:rPr>
        <w:t xml:space="preserve"> Datasheet SB2100E-G p.2</w:t>
      </w:r>
    </w:p>
    <w:p w14:paraId="35A75F75" w14:textId="6FE137E3" w:rsidR="002D73C9" w:rsidRPr="002D73C9" w:rsidRDefault="0070712B" w:rsidP="0070712B">
      <w:pPr>
        <w:pStyle w:val="Titre2"/>
      </w:pPr>
      <w:bookmarkStart w:id="28" w:name="_Toc241153664"/>
      <w:r>
        <w:t xml:space="preserve">Annexe </w:t>
      </w:r>
      <w:r w:rsidR="00B42A07">
        <w:t>B</w:t>
      </w:r>
      <w:bookmarkEnd w:id="28"/>
    </w:p>
    <w:p w14:paraId="0BEE0737" w14:textId="77777777" w:rsidR="004F30F5" w:rsidRDefault="004F30F5" w:rsidP="004F30F5">
      <w:pPr>
        <w:pStyle w:val="Titre3"/>
      </w:pPr>
      <w:bookmarkStart w:id="29" w:name="_Toc241153665"/>
      <w:r>
        <w:t>Duty cycle 10%</w:t>
      </w:r>
      <w:bookmarkEnd w:id="29"/>
    </w:p>
    <w:p w14:paraId="45977124" w14:textId="77777777" w:rsidR="004F30F5" w:rsidRDefault="004F30F5" w:rsidP="004F30F5">
      <w:pPr>
        <w:jc w:val="center"/>
      </w:pPr>
      <w:r>
        <w:rPr>
          <w:noProof/>
        </w:rPr>
        <w:drawing>
          <wp:inline distT="0" distB="0" distL="0" distR="0" wp14:anchorId="2234A273" wp14:editId="435258BA">
            <wp:extent cx="3580087" cy="1695450"/>
            <wp:effectExtent l="0" t="0" r="0" b="0"/>
            <wp:docPr id="213262865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8654" name="Image 2132628654"/>
                    <pic:cNvPicPr/>
                  </pic:nvPicPr>
                  <pic:blipFill>
                    <a:blip r:embed="rId28">
                      <a:extLst>
                        <a:ext uri="{28A0092B-C50C-407E-A947-70E740481C1C}">
                          <a14:useLocalDpi xmlns:a14="http://schemas.microsoft.com/office/drawing/2010/main" val="0"/>
                        </a:ext>
                      </a:extLst>
                    </a:blip>
                    <a:stretch>
                      <a:fillRect/>
                    </a:stretch>
                  </pic:blipFill>
                  <pic:spPr>
                    <a:xfrm>
                      <a:off x="0" y="0"/>
                      <a:ext cx="3631874" cy="1719975"/>
                    </a:xfrm>
                    <a:prstGeom prst="rect">
                      <a:avLst/>
                    </a:prstGeom>
                  </pic:spPr>
                </pic:pic>
              </a:graphicData>
            </a:graphic>
          </wp:inline>
        </w:drawing>
      </w:r>
    </w:p>
    <w:p w14:paraId="5DDC59B4" w14:textId="7231A985" w:rsidR="004F30F5" w:rsidRDefault="004F30F5" w:rsidP="004F30F5">
      <w:pPr>
        <w:jc w:val="center"/>
      </w:pPr>
      <w:r>
        <w:t>Figure </w:t>
      </w:r>
      <w:r w:rsidR="00471D1C">
        <w:t>1</w:t>
      </w:r>
      <w:r w:rsidR="006B61AE">
        <w:t>5</w:t>
      </w:r>
      <w:r>
        <w:t> : 10%</w:t>
      </w:r>
    </w:p>
    <w:p w14:paraId="696A303F" w14:textId="77777777" w:rsidR="004F30F5" w:rsidRDefault="004F30F5" w:rsidP="004F30F5">
      <w:pPr>
        <w:pStyle w:val="Titre3"/>
      </w:pPr>
      <w:bookmarkStart w:id="30" w:name="_Toc241153666"/>
      <w:r>
        <w:t>Duty cycle 50%</w:t>
      </w:r>
      <w:bookmarkEnd w:id="30"/>
    </w:p>
    <w:p w14:paraId="29C9C345" w14:textId="77777777" w:rsidR="004F30F5" w:rsidRDefault="004F30F5" w:rsidP="004F30F5">
      <w:pPr>
        <w:jc w:val="center"/>
      </w:pPr>
      <w:r>
        <w:rPr>
          <w:noProof/>
        </w:rPr>
        <w:drawing>
          <wp:inline distT="0" distB="0" distL="0" distR="0" wp14:anchorId="00067E9E" wp14:editId="588B8BC4">
            <wp:extent cx="3386738" cy="1638300"/>
            <wp:effectExtent l="0" t="0" r="0" b="0"/>
            <wp:docPr id="3908377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7713" name="Image 390837713"/>
                    <pic:cNvPicPr/>
                  </pic:nvPicPr>
                  <pic:blipFill>
                    <a:blip r:embed="rId29">
                      <a:extLst>
                        <a:ext uri="{28A0092B-C50C-407E-A947-70E740481C1C}">
                          <a14:useLocalDpi xmlns:a14="http://schemas.microsoft.com/office/drawing/2010/main" val="0"/>
                        </a:ext>
                      </a:extLst>
                    </a:blip>
                    <a:stretch>
                      <a:fillRect/>
                    </a:stretch>
                  </pic:blipFill>
                  <pic:spPr>
                    <a:xfrm>
                      <a:off x="0" y="0"/>
                      <a:ext cx="3407522" cy="1648354"/>
                    </a:xfrm>
                    <a:prstGeom prst="rect">
                      <a:avLst/>
                    </a:prstGeom>
                  </pic:spPr>
                </pic:pic>
              </a:graphicData>
            </a:graphic>
          </wp:inline>
        </w:drawing>
      </w:r>
    </w:p>
    <w:p w14:paraId="3B59BACA" w14:textId="41D7D661" w:rsidR="00EA15AD" w:rsidRDefault="004F30F5" w:rsidP="002C00FC">
      <w:pPr>
        <w:jc w:val="center"/>
      </w:pPr>
      <w:r>
        <w:t xml:space="preserve">Figure </w:t>
      </w:r>
      <w:r w:rsidR="00471D1C">
        <w:t>1</w:t>
      </w:r>
      <w:r w:rsidR="006B61AE">
        <w:t>6</w:t>
      </w:r>
      <w:r>
        <w:t> : 50%</w:t>
      </w:r>
    </w:p>
    <w:p w14:paraId="3ECF6BE2" w14:textId="77777777" w:rsidR="002C00FC" w:rsidRDefault="002C00FC" w:rsidP="002C00FC">
      <w:pPr>
        <w:pStyle w:val="Titre3"/>
      </w:pPr>
      <w:bookmarkStart w:id="31" w:name="_Toc241153667"/>
      <w:r>
        <w:lastRenderedPageBreak/>
        <w:t>Mesure simulation</w:t>
      </w:r>
      <w:bookmarkEnd w:id="31"/>
    </w:p>
    <w:p w14:paraId="730ED8AF" w14:textId="77777777" w:rsidR="000D0D1E" w:rsidRPr="000D0D1E" w:rsidRDefault="000D0D1E" w:rsidP="000D0D1E">
      <w:pPr>
        <w:jc w:val="center"/>
      </w:pPr>
    </w:p>
    <w:p w14:paraId="301ED017" w14:textId="77777777" w:rsidR="005933F4" w:rsidRPr="005933F4" w:rsidRDefault="005933F4" w:rsidP="005933F4"/>
    <w:p w14:paraId="366AA28E" w14:textId="77777777" w:rsidR="002C00FC" w:rsidRDefault="002C00FC" w:rsidP="000D0D1E">
      <w:pPr>
        <w:keepLines w:val="0"/>
        <w:jc w:val="center"/>
      </w:pPr>
      <w:r>
        <w:rPr>
          <w:noProof/>
        </w:rPr>
        <w:drawing>
          <wp:inline distT="0" distB="0" distL="0" distR="0" wp14:anchorId="239B309E" wp14:editId="487C7785">
            <wp:extent cx="6105525" cy="2939415"/>
            <wp:effectExtent l="0" t="0" r="0" b="0"/>
            <wp:docPr id="162528787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7874" name="Image 16252878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05525" cy="2939415"/>
                    </a:xfrm>
                    <a:prstGeom prst="rect">
                      <a:avLst/>
                    </a:prstGeom>
                  </pic:spPr>
                </pic:pic>
              </a:graphicData>
            </a:graphic>
          </wp:inline>
        </w:drawing>
      </w:r>
    </w:p>
    <w:p w14:paraId="33EAF92E" w14:textId="38DC5CF1" w:rsidR="002C00FC" w:rsidRDefault="002C00FC" w:rsidP="002C00FC">
      <w:pPr>
        <w:keepLines w:val="0"/>
        <w:jc w:val="center"/>
      </w:pPr>
      <w:r>
        <w:t>Figure</w:t>
      </w:r>
      <w:r w:rsidR="00471D1C">
        <w:t xml:space="preserve"> 1</w:t>
      </w:r>
      <w:r w:rsidR="006B61AE">
        <w:t>7</w:t>
      </w:r>
      <w:r w:rsidR="00471D1C">
        <w:t xml:space="preserve"> </w:t>
      </w:r>
      <w:r>
        <w:t>:</w:t>
      </w:r>
      <w:r w:rsidR="002112F2">
        <w:t xml:space="preserve"> </w:t>
      </w:r>
      <w:r>
        <w:t>1N4148</w:t>
      </w:r>
      <w:r w:rsidR="002112F2">
        <w:t xml:space="preserve"> 50% dc</w:t>
      </w:r>
    </w:p>
    <w:p w14:paraId="4002A567" w14:textId="77777777" w:rsidR="000D0D1E" w:rsidRDefault="000D0D1E" w:rsidP="002C00FC">
      <w:pPr>
        <w:keepLines w:val="0"/>
        <w:jc w:val="center"/>
      </w:pPr>
    </w:p>
    <w:p w14:paraId="58661A26" w14:textId="5C93A54D" w:rsidR="002C00FC" w:rsidRDefault="000D0D1E" w:rsidP="002C00FC">
      <w:pPr>
        <w:keepLines w:val="0"/>
        <w:jc w:val="center"/>
      </w:pPr>
      <w:r>
        <w:rPr>
          <w:noProof/>
        </w:rPr>
        <w:drawing>
          <wp:inline distT="0" distB="0" distL="0" distR="0" wp14:anchorId="27396A9E" wp14:editId="215B5945">
            <wp:extent cx="6105525" cy="2931795"/>
            <wp:effectExtent l="0" t="0" r="0" b="0"/>
            <wp:docPr id="6186998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99831" name="Image 6186998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05525" cy="2931795"/>
                    </a:xfrm>
                    <a:prstGeom prst="rect">
                      <a:avLst/>
                    </a:prstGeom>
                  </pic:spPr>
                </pic:pic>
              </a:graphicData>
            </a:graphic>
          </wp:inline>
        </w:drawing>
      </w:r>
    </w:p>
    <w:p w14:paraId="09564758" w14:textId="36552979" w:rsidR="000D0D1E" w:rsidRDefault="000D0D1E" w:rsidP="002C00FC">
      <w:pPr>
        <w:keepLines w:val="0"/>
        <w:jc w:val="center"/>
      </w:pPr>
      <w:r>
        <w:t>Figure </w:t>
      </w:r>
      <w:r w:rsidR="00471D1C">
        <w:t>1</w:t>
      </w:r>
      <w:r w:rsidR="006B61AE">
        <w:t>8</w:t>
      </w:r>
      <w:r w:rsidR="00471D1C">
        <w:t xml:space="preserve"> </w:t>
      </w:r>
      <w:r>
        <w:t>: 1N4148 10% dc</w:t>
      </w:r>
    </w:p>
    <w:p w14:paraId="49FB44C7" w14:textId="77777777" w:rsidR="00781559" w:rsidRDefault="00781559" w:rsidP="002C00FC">
      <w:pPr>
        <w:keepLines w:val="0"/>
        <w:jc w:val="center"/>
      </w:pPr>
    </w:p>
    <w:p w14:paraId="600605BC" w14:textId="77777777" w:rsidR="002C00FC" w:rsidRDefault="002C00FC" w:rsidP="002C00FC">
      <w:pPr>
        <w:keepLines w:val="0"/>
        <w:jc w:val="center"/>
      </w:pPr>
      <w:r>
        <w:rPr>
          <w:noProof/>
        </w:rPr>
        <w:lastRenderedPageBreak/>
        <w:drawing>
          <wp:inline distT="0" distB="0" distL="0" distR="0" wp14:anchorId="3940A142" wp14:editId="1036CCCC">
            <wp:extent cx="6105525" cy="2934970"/>
            <wp:effectExtent l="0" t="0" r="0" b="0"/>
            <wp:docPr id="6529504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0445" name="Image 6529504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05525" cy="2934970"/>
                    </a:xfrm>
                    <a:prstGeom prst="rect">
                      <a:avLst/>
                    </a:prstGeom>
                  </pic:spPr>
                </pic:pic>
              </a:graphicData>
            </a:graphic>
          </wp:inline>
        </w:drawing>
      </w:r>
    </w:p>
    <w:p w14:paraId="6134B9F9" w14:textId="45B9253C" w:rsidR="002C00FC" w:rsidRDefault="002C00FC" w:rsidP="002C00FC">
      <w:pPr>
        <w:jc w:val="center"/>
        <w:rPr>
          <w:lang w:val="fr-CH"/>
        </w:rPr>
      </w:pPr>
      <w:r>
        <w:t>Figure </w:t>
      </w:r>
      <w:r w:rsidR="006B61AE">
        <w:t xml:space="preserve">19 </w:t>
      </w:r>
      <w:r>
        <w:t xml:space="preserve">: </w:t>
      </w:r>
      <w:r w:rsidRPr="00231FC1">
        <w:rPr>
          <w:lang w:val="fr-CH"/>
        </w:rPr>
        <w:t>SB2100E-G</w:t>
      </w:r>
      <w:r w:rsidR="00CD23BA">
        <w:rPr>
          <w:lang w:val="fr-CH"/>
        </w:rPr>
        <w:t xml:space="preserve"> 50% dc</w:t>
      </w:r>
    </w:p>
    <w:p w14:paraId="23D2FBCD" w14:textId="5B74891B" w:rsidR="00781559" w:rsidRDefault="00477DED" w:rsidP="002C00FC">
      <w:pPr>
        <w:jc w:val="center"/>
        <w:rPr>
          <w:lang w:val="fr-CH"/>
        </w:rPr>
      </w:pPr>
      <w:r>
        <w:rPr>
          <w:noProof/>
          <w:lang w:val="fr-CH"/>
        </w:rPr>
        <w:drawing>
          <wp:inline distT="0" distB="0" distL="0" distR="0" wp14:anchorId="20BCB8D0" wp14:editId="360245A6">
            <wp:extent cx="6105525" cy="2936240"/>
            <wp:effectExtent l="0" t="0" r="0" b="0"/>
            <wp:docPr id="9453795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79512" name="Image 9453795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05525" cy="2936240"/>
                    </a:xfrm>
                    <a:prstGeom prst="rect">
                      <a:avLst/>
                    </a:prstGeom>
                  </pic:spPr>
                </pic:pic>
              </a:graphicData>
            </a:graphic>
          </wp:inline>
        </w:drawing>
      </w:r>
    </w:p>
    <w:p w14:paraId="531DB64C" w14:textId="26998454" w:rsidR="00477DED" w:rsidRDefault="00477DED" w:rsidP="002C00FC">
      <w:pPr>
        <w:jc w:val="center"/>
        <w:rPr>
          <w:lang w:val="fr-CH"/>
        </w:rPr>
      </w:pPr>
      <w:r>
        <w:rPr>
          <w:lang w:val="fr-CH"/>
        </w:rPr>
        <w:t>Figure</w:t>
      </w:r>
      <w:r w:rsidR="003A623D">
        <w:rPr>
          <w:lang w:val="fr-CH"/>
        </w:rPr>
        <w:t> </w:t>
      </w:r>
      <w:r w:rsidR="006B61AE">
        <w:rPr>
          <w:lang w:val="fr-CH"/>
        </w:rPr>
        <w:t xml:space="preserve">20 </w:t>
      </w:r>
      <w:r w:rsidR="003A623D">
        <w:rPr>
          <w:lang w:val="fr-CH"/>
        </w:rPr>
        <w:t>: SB 10% dc</w:t>
      </w:r>
    </w:p>
    <w:p w14:paraId="37C129F6" w14:textId="77777777" w:rsidR="003A7FC4" w:rsidRDefault="003A7FC4" w:rsidP="002C00FC">
      <w:pPr>
        <w:jc w:val="center"/>
      </w:pPr>
    </w:p>
    <w:p w14:paraId="7EA89B01" w14:textId="77777777" w:rsidR="00DA04DF" w:rsidRDefault="00DA04DF" w:rsidP="002C00FC">
      <w:pPr>
        <w:jc w:val="center"/>
      </w:pPr>
    </w:p>
    <w:p w14:paraId="768034D9" w14:textId="77777777" w:rsidR="00DA04DF" w:rsidRDefault="00DA04DF" w:rsidP="002C00FC">
      <w:pPr>
        <w:jc w:val="center"/>
      </w:pPr>
    </w:p>
    <w:p w14:paraId="44EA4AC7" w14:textId="77777777" w:rsidR="00DA04DF" w:rsidRDefault="00DA04DF" w:rsidP="002C00FC">
      <w:pPr>
        <w:jc w:val="center"/>
      </w:pPr>
    </w:p>
    <w:p w14:paraId="7E1A79E4" w14:textId="77777777" w:rsidR="00DA04DF" w:rsidRDefault="00DA04DF" w:rsidP="002C00FC">
      <w:pPr>
        <w:jc w:val="center"/>
      </w:pPr>
    </w:p>
    <w:p w14:paraId="1F3A8255" w14:textId="77777777" w:rsidR="00DA04DF" w:rsidRDefault="00DA04DF" w:rsidP="002C00FC">
      <w:pPr>
        <w:jc w:val="center"/>
      </w:pPr>
    </w:p>
    <w:p w14:paraId="1082E502" w14:textId="77777777" w:rsidR="00DA04DF" w:rsidRDefault="00DA04DF" w:rsidP="002C00FC">
      <w:pPr>
        <w:jc w:val="center"/>
      </w:pPr>
    </w:p>
    <w:p w14:paraId="1D3F405E" w14:textId="6C3BAB30" w:rsidR="00DA04DF" w:rsidRPr="002C00FC" w:rsidRDefault="003F0F7D" w:rsidP="003F0F7D">
      <w:pPr>
        <w:keepLines w:val="0"/>
        <w:jc w:val="left"/>
      </w:pPr>
      <w:r>
        <w:br w:type="page"/>
      </w:r>
    </w:p>
    <w:p w14:paraId="44D063C8" w14:textId="1AA4277E" w:rsidR="00CD5DF7" w:rsidRDefault="00CD5DF7" w:rsidP="00CD5DF7">
      <w:pPr>
        <w:pStyle w:val="Titre2"/>
      </w:pPr>
      <w:bookmarkStart w:id="32" w:name="_Toc241153668"/>
      <w:r>
        <w:lastRenderedPageBreak/>
        <w:t xml:space="preserve">Annexe </w:t>
      </w:r>
      <w:r w:rsidR="00B42A07">
        <w:t>C</w:t>
      </w:r>
      <w:bookmarkEnd w:id="32"/>
    </w:p>
    <w:p w14:paraId="531AC979" w14:textId="77777777" w:rsidR="003A7FC4" w:rsidRDefault="003A7FC4" w:rsidP="003A7FC4">
      <w:pPr>
        <w:pStyle w:val="Titre3"/>
      </w:pPr>
      <w:bookmarkStart w:id="33" w:name="_Toc241153669"/>
      <w:r>
        <w:t>Mesure oscilloscope</w:t>
      </w:r>
      <w:bookmarkEnd w:id="33"/>
    </w:p>
    <w:p w14:paraId="3A398C0D" w14:textId="4A8ECB5A" w:rsidR="00DA04DF" w:rsidRDefault="00DA04DF" w:rsidP="00DA04DF">
      <w:r>
        <w:rPr>
          <w:noProof/>
        </w:rPr>
        <w:drawing>
          <wp:inline distT="0" distB="0" distL="0" distR="0" wp14:anchorId="631C183B" wp14:editId="07572A66">
            <wp:extent cx="6105525" cy="3434080"/>
            <wp:effectExtent l="0" t="0" r="0" b="0"/>
            <wp:docPr id="19723150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5068" name="Image 19723150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p>
    <w:p w14:paraId="58ABE978" w14:textId="3360C30C" w:rsidR="00DA04DF" w:rsidRDefault="00DA04DF" w:rsidP="00DA04DF">
      <w:pPr>
        <w:jc w:val="center"/>
      </w:pPr>
      <w:r>
        <w:t>Figure </w:t>
      </w:r>
      <w:r w:rsidR="003F0F7D">
        <w:t xml:space="preserve">21 </w:t>
      </w:r>
      <w:r>
        <w:t>: Mesure 1N4148</w:t>
      </w:r>
    </w:p>
    <w:p w14:paraId="1B318AA8" w14:textId="77777777" w:rsidR="009B211C" w:rsidRDefault="009B211C" w:rsidP="00DA04DF">
      <w:pPr>
        <w:jc w:val="center"/>
      </w:pPr>
    </w:p>
    <w:p w14:paraId="351A5BA4" w14:textId="1079556B" w:rsidR="00DA04DF" w:rsidRDefault="00DA04DF" w:rsidP="00DA04DF">
      <w:pPr>
        <w:jc w:val="center"/>
      </w:pPr>
      <w:r>
        <w:rPr>
          <w:noProof/>
        </w:rPr>
        <w:drawing>
          <wp:inline distT="0" distB="0" distL="0" distR="0" wp14:anchorId="19CEAA76" wp14:editId="26E3AC56">
            <wp:extent cx="6105525" cy="3434080"/>
            <wp:effectExtent l="0" t="0" r="0" b="0"/>
            <wp:docPr id="6674945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4577" name="Image 6674945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p>
    <w:p w14:paraId="6C7126C1" w14:textId="234F66D5" w:rsidR="00A07B9B" w:rsidRPr="00DA04DF" w:rsidRDefault="00A07B9B" w:rsidP="00DA04DF">
      <w:pPr>
        <w:jc w:val="center"/>
      </w:pPr>
      <w:r>
        <w:t>Figure </w:t>
      </w:r>
      <w:r w:rsidR="00122454">
        <w:t>22 :</w:t>
      </w:r>
      <w:r>
        <w:t xml:space="preserve"> </w:t>
      </w:r>
      <w:proofErr w:type="spellStart"/>
      <w:r>
        <w:t>Trr</w:t>
      </w:r>
      <w:proofErr w:type="spellEnd"/>
      <w:r>
        <w:t xml:space="preserve"> 1N4148</w:t>
      </w:r>
    </w:p>
    <w:p w14:paraId="45B017E0" w14:textId="77777777" w:rsidR="003A7FC4" w:rsidRPr="00E0544D" w:rsidRDefault="003A7FC4" w:rsidP="003A7FC4"/>
    <w:p w14:paraId="16DD52F7" w14:textId="1FAA932D" w:rsidR="00A5700B" w:rsidRDefault="00A07B9B" w:rsidP="00E95915">
      <w:pPr>
        <w:keepLines w:val="0"/>
        <w:jc w:val="center"/>
      </w:pPr>
      <w:r>
        <w:rPr>
          <w:noProof/>
        </w:rPr>
        <w:lastRenderedPageBreak/>
        <w:drawing>
          <wp:inline distT="0" distB="0" distL="0" distR="0" wp14:anchorId="6DDCF465" wp14:editId="03AD3555">
            <wp:extent cx="6105525" cy="3434080"/>
            <wp:effectExtent l="0" t="0" r="0" b="0"/>
            <wp:docPr id="5710723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72356" name="Image 5710723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p>
    <w:p w14:paraId="2435B6A4" w14:textId="12C9ADB1" w:rsidR="00A07B9B" w:rsidRDefault="00A5700B" w:rsidP="00E95915">
      <w:pPr>
        <w:keepLines w:val="0"/>
        <w:jc w:val="center"/>
      </w:pPr>
      <w:r>
        <w:t>Figure </w:t>
      </w:r>
      <w:r w:rsidR="003F0F7D">
        <w:t xml:space="preserve">23 </w:t>
      </w:r>
      <w:r>
        <w:t xml:space="preserve">: Mesure </w:t>
      </w:r>
      <w:r w:rsidRPr="00231FC1">
        <w:rPr>
          <w:lang w:val="fr-CH"/>
        </w:rPr>
        <w:t>SB2100E-G</w:t>
      </w:r>
      <w:r>
        <w:t xml:space="preserve"> </w:t>
      </w:r>
    </w:p>
    <w:p w14:paraId="4E0E7252" w14:textId="77777777" w:rsidR="00A07B9B" w:rsidRDefault="00A07B9B" w:rsidP="00E95915">
      <w:pPr>
        <w:keepLines w:val="0"/>
        <w:jc w:val="center"/>
      </w:pPr>
    </w:p>
    <w:p w14:paraId="08D8AA98" w14:textId="77777777" w:rsidR="00A07B9B" w:rsidRDefault="00A07B9B" w:rsidP="00E95915">
      <w:pPr>
        <w:keepLines w:val="0"/>
        <w:jc w:val="center"/>
      </w:pPr>
      <w:r>
        <w:rPr>
          <w:noProof/>
        </w:rPr>
        <w:drawing>
          <wp:inline distT="0" distB="0" distL="0" distR="0" wp14:anchorId="671D9221" wp14:editId="4530FED6">
            <wp:extent cx="6105525" cy="3434080"/>
            <wp:effectExtent l="0" t="0" r="0" b="0"/>
            <wp:docPr id="4814758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5866" name="Image 4814758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05525" cy="3434080"/>
                    </a:xfrm>
                    <a:prstGeom prst="rect">
                      <a:avLst/>
                    </a:prstGeom>
                  </pic:spPr>
                </pic:pic>
              </a:graphicData>
            </a:graphic>
          </wp:inline>
        </w:drawing>
      </w:r>
    </w:p>
    <w:p w14:paraId="5EAE161C" w14:textId="629A796E" w:rsidR="002570FC" w:rsidRPr="00EA15AD" w:rsidRDefault="00A07B9B" w:rsidP="003F0F7D">
      <w:pPr>
        <w:keepLines w:val="0"/>
        <w:jc w:val="center"/>
      </w:pPr>
      <w:r>
        <w:t>Figure </w:t>
      </w:r>
      <w:r w:rsidR="003F0F7D">
        <w:t xml:space="preserve">24 </w:t>
      </w:r>
      <w:r>
        <w:t xml:space="preserve">: </w:t>
      </w:r>
      <w:proofErr w:type="spellStart"/>
      <w:r>
        <w:t>Trr</w:t>
      </w:r>
      <w:proofErr w:type="spellEnd"/>
      <w:r>
        <w:t xml:space="preserve"> sb</w:t>
      </w:r>
    </w:p>
    <w:sectPr w:rsidR="002570FC" w:rsidRPr="00EA15AD" w:rsidSect="00C62131">
      <w:endnotePr>
        <w:numFmt w:val="decimal"/>
      </w:endnotePr>
      <w:type w:val="oddPage"/>
      <w:pgSz w:w="11906" w:h="16838" w:code="9"/>
      <w:pgMar w:top="720" w:right="851"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C7D9" w14:textId="77777777" w:rsidR="00636940" w:rsidRDefault="00636940">
      <w:r>
        <w:separator/>
      </w:r>
    </w:p>
  </w:endnote>
  <w:endnote w:type="continuationSeparator" w:id="0">
    <w:p w14:paraId="5956EC6F" w14:textId="77777777" w:rsidR="00636940" w:rsidRDefault="0063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ETML">
    <w:altName w:val="Calibri"/>
    <w:panose1 w:val="020B0603050302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ook w:val="01E0" w:firstRow="1" w:lastRow="1" w:firstColumn="1" w:lastColumn="1" w:noHBand="0" w:noVBand="0"/>
    </w:tblPr>
    <w:tblGrid>
      <w:gridCol w:w="4503"/>
      <w:gridCol w:w="5252"/>
    </w:tblGrid>
    <w:tr w:rsidR="00B529A1" w:rsidRPr="00223D8D" w14:paraId="3F64084C" w14:textId="77777777">
      <w:tc>
        <w:tcPr>
          <w:tcW w:w="4503" w:type="dxa"/>
        </w:tcPr>
        <w:p w14:paraId="3F64084A" w14:textId="77777777" w:rsidR="00B529A1" w:rsidRPr="00223D8D" w:rsidRDefault="00B529A1" w:rsidP="00223D8D">
          <w:pPr>
            <w:jc w:val="left"/>
            <w:rPr>
              <w:spacing w:val="-3"/>
              <w:sz w:val="10"/>
              <w:szCs w:val="10"/>
            </w:rPr>
          </w:pPr>
        </w:p>
      </w:tc>
      <w:tc>
        <w:tcPr>
          <w:tcW w:w="5252" w:type="dxa"/>
        </w:tcPr>
        <w:p w14:paraId="3F64084B" w14:textId="77777777" w:rsidR="00B529A1" w:rsidRPr="00223D8D" w:rsidRDefault="00B529A1" w:rsidP="00223D8D">
          <w:pPr>
            <w:spacing w:line="288" w:lineRule="auto"/>
            <w:jc w:val="left"/>
            <w:rPr>
              <w:spacing w:val="-3"/>
              <w:sz w:val="10"/>
              <w:szCs w:val="10"/>
            </w:rPr>
          </w:pPr>
        </w:p>
      </w:tc>
    </w:tr>
    <w:tr w:rsidR="00B529A1" w14:paraId="3F64084F" w14:textId="77777777">
      <w:tc>
        <w:tcPr>
          <w:tcW w:w="4503" w:type="dxa"/>
        </w:tcPr>
        <w:p w14:paraId="3F64084D" w14:textId="69D8CD89" w:rsidR="00B529A1" w:rsidRPr="00B56DE3" w:rsidRDefault="004300E3" w:rsidP="00C62131">
          <w:pPr>
            <w:spacing w:before="100"/>
            <w:jc w:val="left"/>
            <w:rPr>
              <w:rFonts w:ascii="Helvetica" w:hAnsi="Helvetica"/>
              <w:spacing w:val="-3"/>
            </w:rPr>
          </w:pPr>
          <w:proofErr w:type="spellStart"/>
          <w:r>
            <w:rPr>
              <w:rFonts w:ascii="Helvetica" w:hAnsi="Helvetica"/>
              <w:spacing w:val="-3"/>
            </w:rPr>
            <w:t>Derré</w:t>
          </w:r>
          <w:proofErr w:type="spellEnd"/>
          <w:r>
            <w:rPr>
              <w:rFonts w:ascii="Helvetica" w:hAnsi="Helvetica"/>
              <w:spacing w:val="-3"/>
            </w:rPr>
            <w:t>, Augsburger</w:t>
          </w:r>
        </w:p>
      </w:tc>
      <w:tc>
        <w:tcPr>
          <w:tcW w:w="5252" w:type="dxa"/>
        </w:tcPr>
        <w:p w14:paraId="3F64084E" w14:textId="77777777" w:rsidR="00B529A1" w:rsidRPr="00B56DE3" w:rsidRDefault="00B529A1" w:rsidP="00C62131">
          <w:pPr>
            <w:spacing w:before="100" w:line="288" w:lineRule="auto"/>
            <w:jc w:val="left"/>
            <w:rPr>
              <w:rFonts w:ascii="Helvetica" w:hAnsi="Helvetica"/>
              <w:spacing w:val="-3"/>
            </w:rPr>
          </w:pPr>
          <w:r>
            <w:rPr>
              <w:rFonts w:ascii="Helvetica" w:hAnsi="Helvetica"/>
              <w:spacing w:val="-3"/>
            </w:rPr>
            <w:t xml:space="preserve">Page </w:t>
          </w:r>
          <w:r w:rsidRPr="00B56DE3">
            <w:rPr>
              <w:rFonts w:ascii="Helvetica" w:hAnsi="Helvetica"/>
              <w:spacing w:val="-3"/>
            </w:rPr>
            <w:fldChar w:fldCharType="begin"/>
          </w:r>
          <w:r w:rsidRPr="00B56DE3">
            <w:rPr>
              <w:rFonts w:ascii="Helvetica" w:hAnsi="Helvetica"/>
              <w:spacing w:val="-3"/>
            </w:rPr>
            <w:instrText xml:space="preserve"> PAGE </w:instrText>
          </w:r>
          <w:r w:rsidRPr="00B56DE3">
            <w:rPr>
              <w:rFonts w:ascii="Helvetica" w:hAnsi="Helvetica"/>
              <w:spacing w:val="-3"/>
            </w:rPr>
            <w:fldChar w:fldCharType="separate"/>
          </w:r>
          <w:r>
            <w:rPr>
              <w:rFonts w:ascii="Helvetica" w:hAnsi="Helvetica"/>
              <w:spacing w:val="-3"/>
            </w:rPr>
            <w:t>8</w:t>
          </w:r>
          <w:r w:rsidRPr="00B56DE3">
            <w:rPr>
              <w:rFonts w:ascii="Helvetica" w:hAnsi="Helvetica"/>
              <w:spacing w:val="-3"/>
            </w:rPr>
            <w:fldChar w:fldCharType="end"/>
          </w:r>
        </w:p>
      </w:tc>
    </w:tr>
  </w:tbl>
  <w:p w14:paraId="3F640850" w14:textId="77777777" w:rsidR="00B529A1" w:rsidRPr="002076D0" w:rsidRDefault="00B529A1" w:rsidP="00B56DE3">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7068" w14:textId="77777777" w:rsidR="00636940" w:rsidRDefault="00636940">
      <w:r>
        <w:separator/>
      </w:r>
    </w:p>
  </w:footnote>
  <w:footnote w:type="continuationSeparator" w:id="0">
    <w:p w14:paraId="0DD05629" w14:textId="77777777" w:rsidR="00636940" w:rsidRDefault="0063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ook w:val="01E0" w:firstRow="1" w:lastRow="1" w:firstColumn="1" w:lastColumn="1" w:noHBand="0" w:noVBand="0"/>
    </w:tblPr>
    <w:tblGrid>
      <w:gridCol w:w="1571"/>
      <w:gridCol w:w="6711"/>
      <w:gridCol w:w="1549"/>
    </w:tblGrid>
    <w:tr w:rsidR="00B529A1" w14:paraId="3F640844" w14:textId="77777777">
      <w:tc>
        <w:tcPr>
          <w:tcW w:w="1387" w:type="dxa"/>
        </w:tcPr>
        <w:p w14:paraId="3F640841" w14:textId="5CC37747" w:rsidR="00B529A1" w:rsidRDefault="00B529A1" w:rsidP="00B56DE3">
          <w:pPr>
            <w:spacing w:after="100"/>
            <w:rPr>
              <w:rFonts w:ascii="ETML" w:hAnsi="ETML"/>
              <w:sz w:val="32"/>
            </w:rPr>
          </w:pPr>
          <w:r>
            <w:rPr>
              <w:rFonts w:ascii="ETML" w:hAnsi="ETML"/>
              <w:sz w:val="32"/>
            </w:rPr>
            <w:t>ETML-</w:t>
          </w:r>
          <w:r w:rsidRPr="00AB462E">
            <w:rPr>
              <w:rFonts w:ascii="ETML" w:hAnsi="ETML"/>
              <w:color w:val="C00000"/>
              <w:sz w:val="32"/>
            </w:rPr>
            <w:t>ES</w:t>
          </w:r>
        </w:p>
      </w:tc>
      <w:tc>
        <w:tcPr>
          <w:tcW w:w="6801" w:type="dxa"/>
        </w:tcPr>
        <w:p w14:paraId="3F640842" w14:textId="52B8D100" w:rsidR="00B529A1" w:rsidRDefault="00B529A1" w:rsidP="00B56DE3">
          <w:pPr>
            <w:spacing w:after="100"/>
            <w:jc w:val="center"/>
            <w:rPr>
              <w:rFonts w:ascii="ETML" w:hAnsi="ETML"/>
              <w:sz w:val="32"/>
            </w:rPr>
          </w:pPr>
        </w:p>
      </w:tc>
      <w:tc>
        <w:tcPr>
          <w:tcW w:w="1567" w:type="dxa"/>
        </w:tcPr>
        <w:p w14:paraId="3F640843" w14:textId="1736C7BE" w:rsidR="00B529A1" w:rsidRPr="00B56DE3" w:rsidRDefault="00B529A1" w:rsidP="00B56DE3">
          <w:pPr>
            <w:spacing w:after="100"/>
            <w:jc w:val="right"/>
            <w:rPr>
              <w:rFonts w:ascii="Helvetica" w:hAnsi="Helvetica"/>
            </w:rPr>
          </w:pPr>
        </w:p>
      </w:tc>
    </w:tr>
    <w:tr w:rsidR="00B529A1" w:rsidRPr="00223D8D" w14:paraId="3F640848" w14:textId="77777777">
      <w:tc>
        <w:tcPr>
          <w:tcW w:w="1387" w:type="dxa"/>
        </w:tcPr>
        <w:p w14:paraId="3F640845" w14:textId="77777777" w:rsidR="00B529A1" w:rsidRPr="00223D8D" w:rsidRDefault="00B529A1" w:rsidP="00223D8D">
          <w:pPr>
            <w:rPr>
              <w:sz w:val="10"/>
              <w:szCs w:val="10"/>
            </w:rPr>
          </w:pPr>
        </w:p>
      </w:tc>
      <w:tc>
        <w:tcPr>
          <w:tcW w:w="6801" w:type="dxa"/>
        </w:tcPr>
        <w:p w14:paraId="3F640846" w14:textId="77777777" w:rsidR="00B529A1" w:rsidRPr="00223D8D" w:rsidRDefault="00B529A1" w:rsidP="00223D8D">
          <w:pPr>
            <w:jc w:val="center"/>
            <w:rPr>
              <w:sz w:val="10"/>
              <w:szCs w:val="10"/>
            </w:rPr>
          </w:pPr>
        </w:p>
      </w:tc>
      <w:tc>
        <w:tcPr>
          <w:tcW w:w="1567" w:type="dxa"/>
        </w:tcPr>
        <w:p w14:paraId="3F640847" w14:textId="77777777" w:rsidR="00B529A1" w:rsidRPr="00223D8D" w:rsidRDefault="00B529A1" w:rsidP="00223D8D">
          <w:pPr>
            <w:jc w:val="right"/>
            <w:rPr>
              <w:sz w:val="10"/>
              <w:szCs w:val="10"/>
            </w:rPr>
          </w:pPr>
        </w:p>
      </w:tc>
    </w:tr>
  </w:tbl>
  <w:p w14:paraId="3F640849" w14:textId="77777777" w:rsidR="00B529A1" w:rsidRDefault="00B529A1">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5CE9"/>
    <w:multiLevelType w:val="hybridMultilevel"/>
    <w:tmpl w:val="3DBA69D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45E6BDA"/>
    <w:multiLevelType w:val="hybridMultilevel"/>
    <w:tmpl w:val="C8E0D2E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4042992"/>
    <w:multiLevelType w:val="hybridMultilevel"/>
    <w:tmpl w:val="F7F2B3F6"/>
    <w:lvl w:ilvl="0" w:tplc="100C0003">
      <w:start w:val="1"/>
      <w:numFmt w:val="bullet"/>
      <w:lvlText w:val="o"/>
      <w:lvlJc w:val="left"/>
      <w:pPr>
        <w:ind w:left="1080" w:hanging="360"/>
      </w:pPr>
      <w:rPr>
        <w:rFonts w:ascii="Courier New" w:hAnsi="Courier New" w:cs="Courier New"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 w15:restartNumberingAfterBreak="0">
    <w:nsid w:val="354E3873"/>
    <w:multiLevelType w:val="hybridMultilevel"/>
    <w:tmpl w:val="AB964CD6"/>
    <w:lvl w:ilvl="0" w:tplc="100C0003">
      <w:start w:val="1"/>
      <w:numFmt w:val="bullet"/>
      <w:lvlText w:val="o"/>
      <w:lvlJc w:val="left"/>
      <w:pPr>
        <w:ind w:left="1080" w:hanging="360"/>
      </w:pPr>
      <w:rPr>
        <w:rFonts w:ascii="Courier New" w:hAnsi="Courier New" w:cs="Courier New"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 w15:restartNumberingAfterBreak="0">
    <w:nsid w:val="38E27CA1"/>
    <w:multiLevelType w:val="hybridMultilevel"/>
    <w:tmpl w:val="1A8CE7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3ECC47AC"/>
    <w:multiLevelType w:val="hybridMultilevel"/>
    <w:tmpl w:val="A860FC7A"/>
    <w:lvl w:ilvl="0" w:tplc="100C000F">
      <w:start w:val="1"/>
      <w:numFmt w:val="decimal"/>
      <w:lvlText w:val="%1."/>
      <w:lvlJc w:val="left"/>
      <w:pPr>
        <w:ind w:left="720" w:hanging="360"/>
      </w:pPr>
      <w:rPr>
        <w:rFonts w:hint="default"/>
      </w:rPr>
    </w:lvl>
    <w:lvl w:ilvl="1" w:tplc="100C0003">
      <w:start w:val="1"/>
      <w:numFmt w:val="bullet"/>
      <w:lvlText w:val="o"/>
      <w:lvlJc w:val="left"/>
      <w:pPr>
        <w:ind w:left="1080" w:hanging="360"/>
      </w:pPr>
      <w:rPr>
        <w:rFonts w:ascii="Courier New" w:hAnsi="Courier New" w:cs="Courier New" w:hint="default"/>
      </w:r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3FC82AFD"/>
    <w:multiLevelType w:val="multilevel"/>
    <w:tmpl w:val="8FF4F744"/>
    <w:lvl w:ilvl="0">
      <w:start w:val="1"/>
      <w:numFmt w:val="decimal"/>
      <w:pStyle w:val="Titre1"/>
      <w:suff w:val="space"/>
      <w:lvlText w:val="%1"/>
      <w:lvlJc w:val="left"/>
      <w:pPr>
        <w:ind w:left="432" w:hanging="432"/>
      </w:p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sz w:val="32"/>
        <w:szCs w:val="32"/>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21D20E8"/>
    <w:multiLevelType w:val="hybridMultilevel"/>
    <w:tmpl w:val="1CB0136E"/>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15:restartNumberingAfterBreak="0">
    <w:nsid w:val="47624F8E"/>
    <w:multiLevelType w:val="hybridMultilevel"/>
    <w:tmpl w:val="5B80A19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81E75FF"/>
    <w:multiLevelType w:val="hybridMultilevel"/>
    <w:tmpl w:val="37949B4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9C60261"/>
    <w:multiLevelType w:val="hybridMultilevel"/>
    <w:tmpl w:val="46EAE9FE"/>
    <w:lvl w:ilvl="0" w:tplc="100C0003">
      <w:start w:val="1"/>
      <w:numFmt w:val="bullet"/>
      <w:lvlText w:val="o"/>
      <w:lvlJc w:val="left"/>
      <w:pPr>
        <w:ind w:left="1152" w:hanging="360"/>
      </w:pPr>
      <w:rPr>
        <w:rFonts w:ascii="Courier New" w:hAnsi="Courier New" w:cs="Courier New" w:hint="default"/>
      </w:rPr>
    </w:lvl>
    <w:lvl w:ilvl="1" w:tplc="100C0003" w:tentative="1">
      <w:start w:val="1"/>
      <w:numFmt w:val="bullet"/>
      <w:lvlText w:val="o"/>
      <w:lvlJc w:val="left"/>
      <w:pPr>
        <w:ind w:left="1872" w:hanging="360"/>
      </w:pPr>
      <w:rPr>
        <w:rFonts w:ascii="Courier New" w:hAnsi="Courier New" w:cs="Courier New" w:hint="default"/>
      </w:rPr>
    </w:lvl>
    <w:lvl w:ilvl="2" w:tplc="100C0005" w:tentative="1">
      <w:start w:val="1"/>
      <w:numFmt w:val="bullet"/>
      <w:lvlText w:val=""/>
      <w:lvlJc w:val="left"/>
      <w:pPr>
        <w:ind w:left="2592" w:hanging="360"/>
      </w:pPr>
      <w:rPr>
        <w:rFonts w:ascii="Wingdings" w:hAnsi="Wingdings" w:hint="default"/>
      </w:rPr>
    </w:lvl>
    <w:lvl w:ilvl="3" w:tplc="100C0001" w:tentative="1">
      <w:start w:val="1"/>
      <w:numFmt w:val="bullet"/>
      <w:lvlText w:val=""/>
      <w:lvlJc w:val="left"/>
      <w:pPr>
        <w:ind w:left="3312" w:hanging="360"/>
      </w:pPr>
      <w:rPr>
        <w:rFonts w:ascii="Symbol" w:hAnsi="Symbol" w:hint="default"/>
      </w:rPr>
    </w:lvl>
    <w:lvl w:ilvl="4" w:tplc="100C0003" w:tentative="1">
      <w:start w:val="1"/>
      <w:numFmt w:val="bullet"/>
      <w:lvlText w:val="o"/>
      <w:lvlJc w:val="left"/>
      <w:pPr>
        <w:ind w:left="4032" w:hanging="360"/>
      </w:pPr>
      <w:rPr>
        <w:rFonts w:ascii="Courier New" w:hAnsi="Courier New" w:cs="Courier New" w:hint="default"/>
      </w:rPr>
    </w:lvl>
    <w:lvl w:ilvl="5" w:tplc="100C0005" w:tentative="1">
      <w:start w:val="1"/>
      <w:numFmt w:val="bullet"/>
      <w:lvlText w:val=""/>
      <w:lvlJc w:val="left"/>
      <w:pPr>
        <w:ind w:left="4752" w:hanging="360"/>
      </w:pPr>
      <w:rPr>
        <w:rFonts w:ascii="Wingdings" w:hAnsi="Wingdings" w:hint="default"/>
      </w:rPr>
    </w:lvl>
    <w:lvl w:ilvl="6" w:tplc="100C0001" w:tentative="1">
      <w:start w:val="1"/>
      <w:numFmt w:val="bullet"/>
      <w:lvlText w:val=""/>
      <w:lvlJc w:val="left"/>
      <w:pPr>
        <w:ind w:left="5472" w:hanging="360"/>
      </w:pPr>
      <w:rPr>
        <w:rFonts w:ascii="Symbol" w:hAnsi="Symbol" w:hint="default"/>
      </w:rPr>
    </w:lvl>
    <w:lvl w:ilvl="7" w:tplc="100C0003" w:tentative="1">
      <w:start w:val="1"/>
      <w:numFmt w:val="bullet"/>
      <w:lvlText w:val="o"/>
      <w:lvlJc w:val="left"/>
      <w:pPr>
        <w:ind w:left="6192" w:hanging="360"/>
      </w:pPr>
      <w:rPr>
        <w:rFonts w:ascii="Courier New" w:hAnsi="Courier New" w:cs="Courier New" w:hint="default"/>
      </w:rPr>
    </w:lvl>
    <w:lvl w:ilvl="8" w:tplc="100C0005" w:tentative="1">
      <w:start w:val="1"/>
      <w:numFmt w:val="bullet"/>
      <w:lvlText w:val=""/>
      <w:lvlJc w:val="left"/>
      <w:pPr>
        <w:ind w:left="6912" w:hanging="360"/>
      </w:pPr>
      <w:rPr>
        <w:rFonts w:ascii="Wingdings" w:hAnsi="Wingdings" w:hint="default"/>
      </w:rPr>
    </w:lvl>
  </w:abstractNum>
  <w:abstractNum w:abstractNumId="11" w15:restartNumberingAfterBreak="0">
    <w:nsid w:val="4DA031B9"/>
    <w:multiLevelType w:val="hybridMultilevel"/>
    <w:tmpl w:val="611011F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6BF5730E"/>
    <w:multiLevelType w:val="hybridMultilevel"/>
    <w:tmpl w:val="676E75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76463006"/>
    <w:multiLevelType w:val="hybridMultilevel"/>
    <w:tmpl w:val="21AC24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E05499C"/>
    <w:multiLevelType w:val="hybridMultilevel"/>
    <w:tmpl w:val="4AC86D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594242067">
    <w:abstractNumId w:val="6"/>
  </w:num>
  <w:num w:numId="2" w16cid:durableId="1407536609">
    <w:abstractNumId w:val="14"/>
  </w:num>
  <w:num w:numId="3" w16cid:durableId="983580777">
    <w:abstractNumId w:val="9"/>
  </w:num>
  <w:num w:numId="4" w16cid:durableId="152527238">
    <w:abstractNumId w:val="1"/>
  </w:num>
  <w:num w:numId="5" w16cid:durableId="1250851797">
    <w:abstractNumId w:val="12"/>
  </w:num>
  <w:num w:numId="6" w16cid:durableId="1517646575">
    <w:abstractNumId w:val="0"/>
  </w:num>
  <w:num w:numId="7" w16cid:durableId="1380667188">
    <w:abstractNumId w:val="4"/>
  </w:num>
  <w:num w:numId="8" w16cid:durableId="1441100479">
    <w:abstractNumId w:val="8"/>
  </w:num>
  <w:num w:numId="9" w16cid:durableId="47846536">
    <w:abstractNumId w:val="11"/>
  </w:num>
  <w:num w:numId="10" w16cid:durableId="409548599">
    <w:abstractNumId w:val="13"/>
  </w:num>
  <w:num w:numId="11" w16cid:durableId="103767783">
    <w:abstractNumId w:val="5"/>
  </w:num>
  <w:num w:numId="12" w16cid:durableId="2121144029">
    <w:abstractNumId w:val="10"/>
  </w:num>
  <w:num w:numId="13" w16cid:durableId="1302611019">
    <w:abstractNumId w:val="7"/>
  </w:num>
  <w:num w:numId="14" w16cid:durableId="394934843">
    <w:abstractNumId w:val="3"/>
  </w:num>
  <w:num w:numId="15" w16cid:durableId="211432376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activeWritingStyle w:appName="MSWord" w:lang="fr-CH" w:vendorID="64" w:dllVersion="0" w:nlCheck="1" w:checkStyle="0"/>
  <w:activeWritingStyle w:appName="MSWord" w:lang="fr-FR" w:vendorID="64" w:dllVersion="0" w:nlCheck="1" w:checkStyle="0"/>
  <w:activeWritingStyle w:appName="MSWord" w:lang="de-CH"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161"/>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13481"/>
    <w:rsid w:val="0000048F"/>
    <w:rsid w:val="00000A0C"/>
    <w:rsid w:val="00001EE6"/>
    <w:rsid w:val="0000428F"/>
    <w:rsid w:val="00005795"/>
    <w:rsid w:val="000062B9"/>
    <w:rsid w:val="0000640C"/>
    <w:rsid w:val="00006B33"/>
    <w:rsid w:val="000070A0"/>
    <w:rsid w:val="0000732E"/>
    <w:rsid w:val="00007485"/>
    <w:rsid w:val="000079BD"/>
    <w:rsid w:val="00010E7D"/>
    <w:rsid w:val="000111AA"/>
    <w:rsid w:val="000123E1"/>
    <w:rsid w:val="000126BD"/>
    <w:rsid w:val="00013A66"/>
    <w:rsid w:val="00014BD7"/>
    <w:rsid w:val="00014DCF"/>
    <w:rsid w:val="00015FA8"/>
    <w:rsid w:val="00016880"/>
    <w:rsid w:val="00016CD9"/>
    <w:rsid w:val="00016D9F"/>
    <w:rsid w:val="00017074"/>
    <w:rsid w:val="000172EA"/>
    <w:rsid w:val="0002152F"/>
    <w:rsid w:val="00021FF3"/>
    <w:rsid w:val="00022709"/>
    <w:rsid w:val="000232A5"/>
    <w:rsid w:val="00023470"/>
    <w:rsid w:val="000235B8"/>
    <w:rsid w:val="000235C5"/>
    <w:rsid w:val="000245A4"/>
    <w:rsid w:val="00025232"/>
    <w:rsid w:val="000259B8"/>
    <w:rsid w:val="000266BC"/>
    <w:rsid w:val="00027330"/>
    <w:rsid w:val="00030028"/>
    <w:rsid w:val="000300C2"/>
    <w:rsid w:val="000303F8"/>
    <w:rsid w:val="00030E59"/>
    <w:rsid w:val="0003136A"/>
    <w:rsid w:val="00031507"/>
    <w:rsid w:val="00031667"/>
    <w:rsid w:val="00031C28"/>
    <w:rsid w:val="00032121"/>
    <w:rsid w:val="000322FD"/>
    <w:rsid w:val="0003270B"/>
    <w:rsid w:val="00032851"/>
    <w:rsid w:val="00032C62"/>
    <w:rsid w:val="00032FB8"/>
    <w:rsid w:val="0003319D"/>
    <w:rsid w:val="00034371"/>
    <w:rsid w:val="00036A59"/>
    <w:rsid w:val="00036D78"/>
    <w:rsid w:val="00036F4D"/>
    <w:rsid w:val="000406CD"/>
    <w:rsid w:val="00040B6B"/>
    <w:rsid w:val="00040BAA"/>
    <w:rsid w:val="00041799"/>
    <w:rsid w:val="00041A21"/>
    <w:rsid w:val="00043467"/>
    <w:rsid w:val="00045194"/>
    <w:rsid w:val="0004570D"/>
    <w:rsid w:val="00045A70"/>
    <w:rsid w:val="00045AEE"/>
    <w:rsid w:val="00045DC5"/>
    <w:rsid w:val="00045F45"/>
    <w:rsid w:val="00046707"/>
    <w:rsid w:val="0004719B"/>
    <w:rsid w:val="00047E11"/>
    <w:rsid w:val="000500FF"/>
    <w:rsid w:val="00051A73"/>
    <w:rsid w:val="00051C38"/>
    <w:rsid w:val="00053113"/>
    <w:rsid w:val="0005321C"/>
    <w:rsid w:val="00053C49"/>
    <w:rsid w:val="00055312"/>
    <w:rsid w:val="000557EE"/>
    <w:rsid w:val="00056CB2"/>
    <w:rsid w:val="0005704F"/>
    <w:rsid w:val="000577E2"/>
    <w:rsid w:val="00060B48"/>
    <w:rsid w:val="000615DF"/>
    <w:rsid w:val="00063D4B"/>
    <w:rsid w:val="000652AF"/>
    <w:rsid w:val="00065EF3"/>
    <w:rsid w:val="000662D6"/>
    <w:rsid w:val="00066B43"/>
    <w:rsid w:val="000700EF"/>
    <w:rsid w:val="00070529"/>
    <w:rsid w:val="0007096F"/>
    <w:rsid w:val="00070AF7"/>
    <w:rsid w:val="0007191B"/>
    <w:rsid w:val="00072527"/>
    <w:rsid w:val="00072833"/>
    <w:rsid w:val="000741B4"/>
    <w:rsid w:val="000748D6"/>
    <w:rsid w:val="0007553E"/>
    <w:rsid w:val="00075E47"/>
    <w:rsid w:val="00076EB6"/>
    <w:rsid w:val="0007726F"/>
    <w:rsid w:val="0007731A"/>
    <w:rsid w:val="00080232"/>
    <w:rsid w:val="00080A9A"/>
    <w:rsid w:val="000812DB"/>
    <w:rsid w:val="00081507"/>
    <w:rsid w:val="00081CB3"/>
    <w:rsid w:val="00081D54"/>
    <w:rsid w:val="00082254"/>
    <w:rsid w:val="00082335"/>
    <w:rsid w:val="00082940"/>
    <w:rsid w:val="00082CAF"/>
    <w:rsid w:val="00083798"/>
    <w:rsid w:val="0008395C"/>
    <w:rsid w:val="0008402E"/>
    <w:rsid w:val="00085D01"/>
    <w:rsid w:val="00086339"/>
    <w:rsid w:val="000868C2"/>
    <w:rsid w:val="0009034F"/>
    <w:rsid w:val="0009084E"/>
    <w:rsid w:val="000908ED"/>
    <w:rsid w:val="00090EF7"/>
    <w:rsid w:val="00090FCE"/>
    <w:rsid w:val="00092613"/>
    <w:rsid w:val="00092F96"/>
    <w:rsid w:val="00093C89"/>
    <w:rsid w:val="000947A9"/>
    <w:rsid w:val="00095171"/>
    <w:rsid w:val="00095D93"/>
    <w:rsid w:val="000963DA"/>
    <w:rsid w:val="000968A6"/>
    <w:rsid w:val="000973C2"/>
    <w:rsid w:val="0009797E"/>
    <w:rsid w:val="000A03A3"/>
    <w:rsid w:val="000A1019"/>
    <w:rsid w:val="000A1FE8"/>
    <w:rsid w:val="000A2512"/>
    <w:rsid w:val="000A3B97"/>
    <w:rsid w:val="000A490E"/>
    <w:rsid w:val="000A4E6C"/>
    <w:rsid w:val="000A5E4C"/>
    <w:rsid w:val="000A735C"/>
    <w:rsid w:val="000A7D77"/>
    <w:rsid w:val="000A7F8D"/>
    <w:rsid w:val="000B013A"/>
    <w:rsid w:val="000B0964"/>
    <w:rsid w:val="000B1BAE"/>
    <w:rsid w:val="000B249E"/>
    <w:rsid w:val="000B29A8"/>
    <w:rsid w:val="000B3963"/>
    <w:rsid w:val="000B4B2B"/>
    <w:rsid w:val="000B5945"/>
    <w:rsid w:val="000B5ADA"/>
    <w:rsid w:val="000B5F62"/>
    <w:rsid w:val="000B65EE"/>
    <w:rsid w:val="000B701A"/>
    <w:rsid w:val="000B705F"/>
    <w:rsid w:val="000B764F"/>
    <w:rsid w:val="000C080E"/>
    <w:rsid w:val="000C09BE"/>
    <w:rsid w:val="000C0E3A"/>
    <w:rsid w:val="000C137D"/>
    <w:rsid w:val="000C1780"/>
    <w:rsid w:val="000C194C"/>
    <w:rsid w:val="000C2172"/>
    <w:rsid w:val="000C2917"/>
    <w:rsid w:val="000C2C71"/>
    <w:rsid w:val="000C33BC"/>
    <w:rsid w:val="000C495B"/>
    <w:rsid w:val="000C4DF0"/>
    <w:rsid w:val="000C4E95"/>
    <w:rsid w:val="000C5B92"/>
    <w:rsid w:val="000C7B39"/>
    <w:rsid w:val="000D0B17"/>
    <w:rsid w:val="000D0D1E"/>
    <w:rsid w:val="000D0E91"/>
    <w:rsid w:val="000D3A3A"/>
    <w:rsid w:val="000D5F41"/>
    <w:rsid w:val="000D67CC"/>
    <w:rsid w:val="000D78DD"/>
    <w:rsid w:val="000E0657"/>
    <w:rsid w:val="000E099E"/>
    <w:rsid w:val="000E09B0"/>
    <w:rsid w:val="000E0C2A"/>
    <w:rsid w:val="000E1807"/>
    <w:rsid w:val="000E389F"/>
    <w:rsid w:val="000E547E"/>
    <w:rsid w:val="000E6E44"/>
    <w:rsid w:val="000F13C1"/>
    <w:rsid w:val="000F181E"/>
    <w:rsid w:val="000F2193"/>
    <w:rsid w:val="000F285A"/>
    <w:rsid w:val="000F2B77"/>
    <w:rsid w:val="000F43C8"/>
    <w:rsid w:val="000F507E"/>
    <w:rsid w:val="000F516C"/>
    <w:rsid w:val="000F5C17"/>
    <w:rsid w:val="000F6912"/>
    <w:rsid w:val="000F6E88"/>
    <w:rsid w:val="000F7307"/>
    <w:rsid w:val="000F7DC3"/>
    <w:rsid w:val="00101637"/>
    <w:rsid w:val="0010198A"/>
    <w:rsid w:val="00101B33"/>
    <w:rsid w:val="00101B7F"/>
    <w:rsid w:val="001024A7"/>
    <w:rsid w:val="001029EF"/>
    <w:rsid w:val="001032CE"/>
    <w:rsid w:val="0010360C"/>
    <w:rsid w:val="0010482A"/>
    <w:rsid w:val="00104FF6"/>
    <w:rsid w:val="001066F4"/>
    <w:rsid w:val="001069A9"/>
    <w:rsid w:val="00111160"/>
    <w:rsid w:val="00111D66"/>
    <w:rsid w:val="001125DB"/>
    <w:rsid w:val="00112758"/>
    <w:rsid w:val="00112B4B"/>
    <w:rsid w:val="00113711"/>
    <w:rsid w:val="00113F0A"/>
    <w:rsid w:val="00114751"/>
    <w:rsid w:val="001151D1"/>
    <w:rsid w:val="00115241"/>
    <w:rsid w:val="00115C2E"/>
    <w:rsid w:val="0011675E"/>
    <w:rsid w:val="00116B7A"/>
    <w:rsid w:val="001202BD"/>
    <w:rsid w:val="001204DC"/>
    <w:rsid w:val="0012107A"/>
    <w:rsid w:val="00121243"/>
    <w:rsid w:val="00121535"/>
    <w:rsid w:val="00122454"/>
    <w:rsid w:val="0012274C"/>
    <w:rsid w:val="00123A22"/>
    <w:rsid w:val="0012452B"/>
    <w:rsid w:val="001249AC"/>
    <w:rsid w:val="001254E6"/>
    <w:rsid w:val="0012656B"/>
    <w:rsid w:val="00131DC6"/>
    <w:rsid w:val="001327B6"/>
    <w:rsid w:val="001330E7"/>
    <w:rsid w:val="00133CAF"/>
    <w:rsid w:val="00133ECE"/>
    <w:rsid w:val="001340A7"/>
    <w:rsid w:val="00134561"/>
    <w:rsid w:val="00134ACD"/>
    <w:rsid w:val="00134AE3"/>
    <w:rsid w:val="0013526F"/>
    <w:rsid w:val="001369D5"/>
    <w:rsid w:val="00136BEE"/>
    <w:rsid w:val="00136FAA"/>
    <w:rsid w:val="0013769C"/>
    <w:rsid w:val="00137EA1"/>
    <w:rsid w:val="00140A46"/>
    <w:rsid w:val="001419FC"/>
    <w:rsid w:val="00142177"/>
    <w:rsid w:val="00142323"/>
    <w:rsid w:val="001427A2"/>
    <w:rsid w:val="001428D7"/>
    <w:rsid w:val="00142FA8"/>
    <w:rsid w:val="00144727"/>
    <w:rsid w:val="00144A39"/>
    <w:rsid w:val="0014566A"/>
    <w:rsid w:val="0014690E"/>
    <w:rsid w:val="001471E1"/>
    <w:rsid w:val="00150FCA"/>
    <w:rsid w:val="001522D5"/>
    <w:rsid w:val="001524C6"/>
    <w:rsid w:val="0015360E"/>
    <w:rsid w:val="00153DBA"/>
    <w:rsid w:val="001549A0"/>
    <w:rsid w:val="001549B6"/>
    <w:rsid w:val="001601DC"/>
    <w:rsid w:val="00160537"/>
    <w:rsid w:val="00161882"/>
    <w:rsid w:val="00163124"/>
    <w:rsid w:val="00164B83"/>
    <w:rsid w:val="00165D8C"/>
    <w:rsid w:val="00165DCB"/>
    <w:rsid w:val="001663A4"/>
    <w:rsid w:val="00166611"/>
    <w:rsid w:val="0016709A"/>
    <w:rsid w:val="00167DDE"/>
    <w:rsid w:val="00170CA4"/>
    <w:rsid w:val="00170D9B"/>
    <w:rsid w:val="001712E0"/>
    <w:rsid w:val="0017153F"/>
    <w:rsid w:val="001731DC"/>
    <w:rsid w:val="00173621"/>
    <w:rsid w:val="00173F3D"/>
    <w:rsid w:val="00175C66"/>
    <w:rsid w:val="001770C4"/>
    <w:rsid w:val="0017764A"/>
    <w:rsid w:val="0018067A"/>
    <w:rsid w:val="001814E4"/>
    <w:rsid w:val="00181AD0"/>
    <w:rsid w:val="00181FF5"/>
    <w:rsid w:val="001820D3"/>
    <w:rsid w:val="00182306"/>
    <w:rsid w:val="001825E4"/>
    <w:rsid w:val="00182882"/>
    <w:rsid w:val="001828E6"/>
    <w:rsid w:val="0018295F"/>
    <w:rsid w:val="0018331F"/>
    <w:rsid w:val="001837C9"/>
    <w:rsid w:val="001839B8"/>
    <w:rsid w:val="001853E1"/>
    <w:rsid w:val="00185B47"/>
    <w:rsid w:val="001864A9"/>
    <w:rsid w:val="001865F9"/>
    <w:rsid w:val="0018681C"/>
    <w:rsid w:val="00187934"/>
    <w:rsid w:val="0019082C"/>
    <w:rsid w:val="001915C3"/>
    <w:rsid w:val="001921A3"/>
    <w:rsid w:val="001921FE"/>
    <w:rsid w:val="00192274"/>
    <w:rsid w:val="00193E2B"/>
    <w:rsid w:val="00195BED"/>
    <w:rsid w:val="00197E53"/>
    <w:rsid w:val="001A1B41"/>
    <w:rsid w:val="001A3539"/>
    <w:rsid w:val="001A3541"/>
    <w:rsid w:val="001A3759"/>
    <w:rsid w:val="001A3E14"/>
    <w:rsid w:val="001A4B6E"/>
    <w:rsid w:val="001A506B"/>
    <w:rsid w:val="001A7452"/>
    <w:rsid w:val="001B04E1"/>
    <w:rsid w:val="001B065C"/>
    <w:rsid w:val="001B0EE3"/>
    <w:rsid w:val="001B1E72"/>
    <w:rsid w:val="001B238E"/>
    <w:rsid w:val="001B3B99"/>
    <w:rsid w:val="001B3E7C"/>
    <w:rsid w:val="001B3EAD"/>
    <w:rsid w:val="001B69FC"/>
    <w:rsid w:val="001B7EF4"/>
    <w:rsid w:val="001C373D"/>
    <w:rsid w:val="001C500D"/>
    <w:rsid w:val="001C6A7C"/>
    <w:rsid w:val="001C7C58"/>
    <w:rsid w:val="001D10C0"/>
    <w:rsid w:val="001D1CC7"/>
    <w:rsid w:val="001D2675"/>
    <w:rsid w:val="001D3BC3"/>
    <w:rsid w:val="001D3C17"/>
    <w:rsid w:val="001D4D31"/>
    <w:rsid w:val="001D579F"/>
    <w:rsid w:val="001D5981"/>
    <w:rsid w:val="001D5BD1"/>
    <w:rsid w:val="001D7541"/>
    <w:rsid w:val="001E0984"/>
    <w:rsid w:val="001E125A"/>
    <w:rsid w:val="001E13AB"/>
    <w:rsid w:val="001E1555"/>
    <w:rsid w:val="001E19F1"/>
    <w:rsid w:val="001E1EE5"/>
    <w:rsid w:val="001E3D13"/>
    <w:rsid w:val="001E451A"/>
    <w:rsid w:val="001E45DF"/>
    <w:rsid w:val="001E46BF"/>
    <w:rsid w:val="001E4749"/>
    <w:rsid w:val="001E4E1B"/>
    <w:rsid w:val="001E5847"/>
    <w:rsid w:val="001E61F3"/>
    <w:rsid w:val="001E6572"/>
    <w:rsid w:val="001E6698"/>
    <w:rsid w:val="001E7285"/>
    <w:rsid w:val="001E74EF"/>
    <w:rsid w:val="001E79B9"/>
    <w:rsid w:val="001F02FB"/>
    <w:rsid w:val="001F0F29"/>
    <w:rsid w:val="001F1468"/>
    <w:rsid w:val="001F1D29"/>
    <w:rsid w:val="001F2A9B"/>
    <w:rsid w:val="001F31C6"/>
    <w:rsid w:val="001F3D93"/>
    <w:rsid w:val="001F459C"/>
    <w:rsid w:val="001F4A02"/>
    <w:rsid w:val="001F4D28"/>
    <w:rsid w:val="001F5258"/>
    <w:rsid w:val="001F5377"/>
    <w:rsid w:val="001F5676"/>
    <w:rsid w:val="001F5766"/>
    <w:rsid w:val="001F622D"/>
    <w:rsid w:val="001F759E"/>
    <w:rsid w:val="00200DF5"/>
    <w:rsid w:val="00201409"/>
    <w:rsid w:val="0020213C"/>
    <w:rsid w:val="0020263A"/>
    <w:rsid w:val="0020348C"/>
    <w:rsid w:val="002045CB"/>
    <w:rsid w:val="0020517E"/>
    <w:rsid w:val="002076D0"/>
    <w:rsid w:val="002076E4"/>
    <w:rsid w:val="00207F5B"/>
    <w:rsid w:val="00207FCF"/>
    <w:rsid w:val="002112F2"/>
    <w:rsid w:val="002129B0"/>
    <w:rsid w:val="00212D0E"/>
    <w:rsid w:val="002132F3"/>
    <w:rsid w:val="00214A19"/>
    <w:rsid w:val="002168F9"/>
    <w:rsid w:val="00217067"/>
    <w:rsid w:val="002170E7"/>
    <w:rsid w:val="00220A23"/>
    <w:rsid w:val="00221422"/>
    <w:rsid w:val="00221D53"/>
    <w:rsid w:val="00222BAD"/>
    <w:rsid w:val="0022333F"/>
    <w:rsid w:val="00223D8D"/>
    <w:rsid w:val="0022491F"/>
    <w:rsid w:val="0022496A"/>
    <w:rsid w:val="002254CA"/>
    <w:rsid w:val="002257F0"/>
    <w:rsid w:val="002259E6"/>
    <w:rsid w:val="00226E57"/>
    <w:rsid w:val="00230376"/>
    <w:rsid w:val="00230880"/>
    <w:rsid w:val="00230E36"/>
    <w:rsid w:val="00231FC1"/>
    <w:rsid w:val="00232AC9"/>
    <w:rsid w:val="00233224"/>
    <w:rsid w:val="0023329C"/>
    <w:rsid w:val="00233360"/>
    <w:rsid w:val="002352F4"/>
    <w:rsid w:val="00235393"/>
    <w:rsid w:val="002353A4"/>
    <w:rsid w:val="002361AE"/>
    <w:rsid w:val="00236784"/>
    <w:rsid w:val="00236952"/>
    <w:rsid w:val="002369B9"/>
    <w:rsid w:val="0023792A"/>
    <w:rsid w:val="00241C50"/>
    <w:rsid w:val="00242373"/>
    <w:rsid w:val="00242743"/>
    <w:rsid w:val="0024359D"/>
    <w:rsid w:val="00243F4A"/>
    <w:rsid w:val="00244434"/>
    <w:rsid w:val="00244909"/>
    <w:rsid w:val="0024554E"/>
    <w:rsid w:val="00246B9E"/>
    <w:rsid w:val="002476DF"/>
    <w:rsid w:val="00247BAF"/>
    <w:rsid w:val="00251D6C"/>
    <w:rsid w:val="0025271C"/>
    <w:rsid w:val="002539FD"/>
    <w:rsid w:val="0025440C"/>
    <w:rsid w:val="002546B4"/>
    <w:rsid w:val="0025496C"/>
    <w:rsid w:val="00254FF3"/>
    <w:rsid w:val="00255708"/>
    <w:rsid w:val="002566B1"/>
    <w:rsid w:val="00256A33"/>
    <w:rsid w:val="002570FC"/>
    <w:rsid w:val="002578E7"/>
    <w:rsid w:val="002604CB"/>
    <w:rsid w:val="002613D3"/>
    <w:rsid w:val="00261891"/>
    <w:rsid w:val="00262E92"/>
    <w:rsid w:val="0026323F"/>
    <w:rsid w:val="00263642"/>
    <w:rsid w:val="00263ACB"/>
    <w:rsid w:val="00264B95"/>
    <w:rsid w:val="00265138"/>
    <w:rsid w:val="0026554B"/>
    <w:rsid w:val="00265C26"/>
    <w:rsid w:val="002665E9"/>
    <w:rsid w:val="00266945"/>
    <w:rsid w:val="00267399"/>
    <w:rsid w:val="00270489"/>
    <w:rsid w:val="0027096A"/>
    <w:rsid w:val="0027125E"/>
    <w:rsid w:val="002716EE"/>
    <w:rsid w:val="00271EE1"/>
    <w:rsid w:val="00271FBE"/>
    <w:rsid w:val="002730F0"/>
    <w:rsid w:val="002734BB"/>
    <w:rsid w:val="00274E6A"/>
    <w:rsid w:val="0027505F"/>
    <w:rsid w:val="002757D6"/>
    <w:rsid w:val="0028085D"/>
    <w:rsid w:val="00281B64"/>
    <w:rsid w:val="0028427D"/>
    <w:rsid w:val="00284361"/>
    <w:rsid w:val="002848F5"/>
    <w:rsid w:val="00284E01"/>
    <w:rsid w:val="0028518D"/>
    <w:rsid w:val="002851E3"/>
    <w:rsid w:val="00285E8E"/>
    <w:rsid w:val="002860E5"/>
    <w:rsid w:val="0028633F"/>
    <w:rsid w:val="0028736C"/>
    <w:rsid w:val="00290123"/>
    <w:rsid w:val="00290323"/>
    <w:rsid w:val="00291749"/>
    <w:rsid w:val="002929AF"/>
    <w:rsid w:val="00292E03"/>
    <w:rsid w:val="002936BB"/>
    <w:rsid w:val="00294434"/>
    <w:rsid w:val="00294F14"/>
    <w:rsid w:val="002958FB"/>
    <w:rsid w:val="00295E63"/>
    <w:rsid w:val="00295E87"/>
    <w:rsid w:val="00296C15"/>
    <w:rsid w:val="00296F67"/>
    <w:rsid w:val="00297B21"/>
    <w:rsid w:val="002A09B7"/>
    <w:rsid w:val="002A0B48"/>
    <w:rsid w:val="002A14A1"/>
    <w:rsid w:val="002A3C33"/>
    <w:rsid w:val="002A3FCE"/>
    <w:rsid w:val="002A44CE"/>
    <w:rsid w:val="002A4FF0"/>
    <w:rsid w:val="002A71BA"/>
    <w:rsid w:val="002A73BD"/>
    <w:rsid w:val="002A7E47"/>
    <w:rsid w:val="002B0BDA"/>
    <w:rsid w:val="002B0C85"/>
    <w:rsid w:val="002B131D"/>
    <w:rsid w:val="002B1812"/>
    <w:rsid w:val="002B1BE5"/>
    <w:rsid w:val="002B28AC"/>
    <w:rsid w:val="002B331F"/>
    <w:rsid w:val="002B3540"/>
    <w:rsid w:val="002B3820"/>
    <w:rsid w:val="002B43B7"/>
    <w:rsid w:val="002B5940"/>
    <w:rsid w:val="002C00FC"/>
    <w:rsid w:val="002C0AB0"/>
    <w:rsid w:val="002C13AC"/>
    <w:rsid w:val="002C2C85"/>
    <w:rsid w:val="002C2FC7"/>
    <w:rsid w:val="002C322B"/>
    <w:rsid w:val="002C5ACE"/>
    <w:rsid w:val="002C68C4"/>
    <w:rsid w:val="002C6922"/>
    <w:rsid w:val="002C789B"/>
    <w:rsid w:val="002D01DF"/>
    <w:rsid w:val="002D05A7"/>
    <w:rsid w:val="002D0900"/>
    <w:rsid w:val="002D14E2"/>
    <w:rsid w:val="002D14F4"/>
    <w:rsid w:val="002D1FE0"/>
    <w:rsid w:val="002D264E"/>
    <w:rsid w:val="002D2A7E"/>
    <w:rsid w:val="002D2C36"/>
    <w:rsid w:val="002D2F3E"/>
    <w:rsid w:val="002D4222"/>
    <w:rsid w:val="002D4366"/>
    <w:rsid w:val="002D4572"/>
    <w:rsid w:val="002D6424"/>
    <w:rsid w:val="002D6528"/>
    <w:rsid w:val="002D73C9"/>
    <w:rsid w:val="002D774D"/>
    <w:rsid w:val="002E0377"/>
    <w:rsid w:val="002E03B1"/>
    <w:rsid w:val="002E08C1"/>
    <w:rsid w:val="002E10C1"/>
    <w:rsid w:val="002E1377"/>
    <w:rsid w:val="002E174A"/>
    <w:rsid w:val="002E1C5C"/>
    <w:rsid w:val="002E27DE"/>
    <w:rsid w:val="002E296F"/>
    <w:rsid w:val="002E2AA6"/>
    <w:rsid w:val="002E32CA"/>
    <w:rsid w:val="002E60FD"/>
    <w:rsid w:val="002E61EE"/>
    <w:rsid w:val="002E6986"/>
    <w:rsid w:val="002E6D21"/>
    <w:rsid w:val="002E6F88"/>
    <w:rsid w:val="002E7239"/>
    <w:rsid w:val="002F15A1"/>
    <w:rsid w:val="002F182A"/>
    <w:rsid w:val="002F25AC"/>
    <w:rsid w:val="002F2A7B"/>
    <w:rsid w:val="002F2AFE"/>
    <w:rsid w:val="002F2B01"/>
    <w:rsid w:val="002F2E3F"/>
    <w:rsid w:val="002F4F8F"/>
    <w:rsid w:val="002F5F3F"/>
    <w:rsid w:val="002F6822"/>
    <w:rsid w:val="002F6A29"/>
    <w:rsid w:val="002F7BBE"/>
    <w:rsid w:val="003004C6"/>
    <w:rsid w:val="00300CCA"/>
    <w:rsid w:val="00300EF3"/>
    <w:rsid w:val="00301463"/>
    <w:rsid w:val="00301B6D"/>
    <w:rsid w:val="00301D97"/>
    <w:rsid w:val="003025A5"/>
    <w:rsid w:val="00302D9B"/>
    <w:rsid w:val="003044C2"/>
    <w:rsid w:val="003044E3"/>
    <w:rsid w:val="00305691"/>
    <w:rsid w:val="0030593B"/>
    <w:rsid w:val="00306918"/>
    <w:rsid w:val="00306FCC"/>
    <w:rsid w:val="003079FE"/>
    <w:rsid w:val="00307A3C"/>
    <w:rsid w:val="00307D55"/>
    <w:rsid w:val="00310993"/>
    <w:rsid w:val="00312E0C"/>
    <w:rsid w:val="0031403E"/>
    <w:rsid w:val="00314BA3"/>
    <w:rsid w:val="00314FE1"/>
    <w:rsid w:val="003158A2"/>
    <w:rsid w:val="00316834"/>
    <w:rsid w:val="0031769F"/>
    <w:rsid w:val="00317B8E"/>
    <w:rsid w:val="0032013A"/>
    <w:rsid w:val="00320FF3"/>
    <w:rsid w:val="0032272C"/>
    <w:rsid w:val="00322B21"/>
    <w:rsid w:val="00322D5B"/>
    <w:rsid w:val="00326954"/>
    <w:rsid w:val="003311B0"/>
    <w:rsid w:val="00331530"/>
    <w:rsid w:val="00331C49"/>
    <w:rsid w:val="003326F9"/>
    <w:rsid w:val="0033292A"/>
    <w:rsid w:val="00333B79"/>
    <w:rsid w:val="00334F04"/>
    <w:rsid w:val="00335147"/>
    <w:rsid w:val="00335E95"/>
    <w:rsid w:val="003365CC"/>
    <w:rsid w:val="00336A66"/>
    <w:rsid w:val="0033706F"/>
    <w:rsid w:val="00337318"/>
    <w:rsid w:val="00337466"/>
    <w:rsid w:val="003406C9"/>
    <w:rsid w:val="0034158D"/>
    <w:rsid w:val="00341CD2"/>
    <w:rsid w:val="003422E0"/>
    <w:rsid w:val="003424FE"/>
    <w:rsid w:val="0034296F"/>
    <w:rsid w:val="00342C04"/>
    <w:rsid w:val="00342EEC"/>
    <w:rsid w:val="0034352E"/>
    <w:rsid w:val="003436E6"/>
    <w:rsid w:val="00344BCC"/>
    <w:rsid w:val="003452B1"/>
    <w:rsid w:val="0034694D"/>
    <w:rsid w:val="0034699B"/>
    <w:rsid w:val="0035120B"/>
    <w:rsid w:val="00351A08"/>
    <w:rsid w:val="003523FE"/>
    <w:rsid w:val="00353805"/>
    <w:rsid w:val="003538F5"/>
    <w:rsid w:val="00353A53"/>
    <w:rsid w:val="00354561"/>
    <w:rsid w:val="00354600"/>
    <w:rsid w:val="00355CAD"/>
    <w:rsid w:val="0035759B"/>
    <w:rsid w:val="003600CA"/>
    <w:rsid w:val="00360FA6"/>
    <w:rsid w:val="00361042"/>
    <w:rsid w:val="00361638"/>
    <w:rsid w:val="0036411F"/>
    <w:rsid w:val="0036471F"/>
    <w:rsid w:val="00364AB1"/>
    <w:rsid w:val="0036510F"/>
    <w:rsid w:val="003659BA"/>
    <w:rsid w:val="0036656E"/>
    <w:rsid w:val="00366EF0"/>
    <w:rsid w:val="003674E8"/>
    <w:rsid w:val="003675D5"/>
    <w:rsid w:val="0037136C"/>
    <w:rsid w:val="00371547"/>
    <w:rsid w:val="003720FF"/>
    <w:rsid w:val="0037253C"/>
    <w:rsid w:val="0037486E"/>
    <w:rsid w:val="00374AD6"/>
    <w:rsid w:val="00376550"/>
    <w:rsid w:val="00377F3A"/>
    <w:rsid w:val="00380360"/>
    <w:rsid w:val="003819D7"/>
    <w:rsid w:val="00381EDD"/>
    <w:rsid w:val="0038306E"/>
    <w:rsid w:val="003833EC"/>
    <w:rsid w:val="00383821"/>
    <w:rsid w:val="00384FD5"/>
    <w:rsid w:val="00385217"/>
    <w:rsid w:val="00386C3A"/>
    <w:rsid w:val="00387CF9"/>
    <w:rsid w:val="00391504"/>
    <w:rsid w:val="00391C5F"/>
    <w:rsid w:val="0039220E"/>
    <w:rsid w:val="003924D0"/>
    <w:rsid w:val="00392656"/>
    <w:rsid w:val="00392CA2"/>
    <w:rsid w:val="003932F6"/>
    <w:rsid w:val="00393C0B"/>
    <w:rsid w:val="00395178"/>
    <w:rsid w:val="003952D1"/>
    <w:rsid w:val="003954C4"/>
    <w:rsid w:val="0039661B"/>
    <w:rsid w:val="00396A9A"/>
    <w:rsid w:val="00396D72"/>
    <w:rsid w:val="003A0961"/>
    <w:rsid w:val="003A0CEC"/>
    <w:rsid w:val="003A0F1B"/>
    <w:rsid w:val="003A105C"/>
    <w:rsid w:val="003A153D"/>
    <w:rsid w:val="003A2E08"/>
    <w:rsid w:val="003A39E7"/>
    <w:rsid w:val="003A4677"/>
    <w:rsid w:val="003A49E6"/>
    <w:rsid w:val="003A4A5B"/>
    <w:rsid w:val="003A4CEF"/>
    <w:rsid w:val="003A4FA6"/>
    <w:rsid w:val="003A55CC"/>
    <w:rsid w:val="003A61B1"/>
    <w:rsid w:val="003A623D"/>
    <w:rsid w:val="003A624D"/>
    <w:rsid w:val="003A688F"/>
    <w:rsid w:val="003A6FA3"/>
    <w:rsid w:val="003A7164"/>
    <w:rsid w:val="003A74CA"/>
    <w:rsid w:val="003A7FC4"/>
    <w:rsid w:val="003B20D9"/>
    <w:rsid w:val="003B2BCA"/>
    <w:rsid w:val="003B52D7"/>
    <w:rsid w:val="003B7508"/>
    <w:rsid w:val="003C0B29"/>
    <w:rsid w:val="003C34B0"/>
    <w:rsid w:val="003C558D"/>
    <w:rsid w:val="003C68EF"/>
    <w:rsid w:val="003C69BB"/>
    <w:rsid w:val="003C6B8F"/>
    <w:rsid w:val="003C705C"/>
    <w:rsid w:val="003C74EF"/>
    <w:rsid w:val="003C774D"/>
    <w:rsid w:val="003C7C91"/>
    <w:rsid w:val="003D0256"/>
    <w:rsid w:val="003D0C82"/>
    <w:rsid w:val="003D14F0"/>
    <w:rsid w:val="003D4FD4"/>
    <w:rsid w:val="003D5FA2"/>
    <w:rsid w:val="003D6097"/>
    <w:rsid w:val="003D6435"/>
    <w:rsid w:val="003D694C"/>
    <w:rsid w:val="003E0F61"/>
    <w:rsid w:val="003E14AD"/>
    <w:rsid w:val="003E1E84"/>
    <w:rsid w:val="003E1FEE"/>
    <w:rsid w:val="003E3986"/>
    <w:rsid w:val="003E429A"/>
    <w:rsid w:val="003E4E4C"/>
    <w:rsid w:val="003E55DA"/>
    <w:rsid w:val="003E560B"/>
    <w:rsid w:val="003E7AAC"/>
    <w:rsid w:val="003F03C2"/>
    <w:rsid w:val="003F03CF"/>
    <w:rsid w:val="003F0F7D"/>
    <w:rsid w:val="003F4A85"/>
    <w:rsid w:val="003F4ED9"/>
    <w:rsid w:val="003F7003"/>
    <w:rsid w:val="003F7034"/>
    <w:rsid w:val="003F78AC"/>
    <w:rsid w:val="00400C58"/>
    <w:rsid w:val="0040167E"/>
    <w:rsid w:val="004017E2"/>
    <w:rsid w:val="00402977"/>
    <w:rsid w:val="00402E39"/>
    <w:rsid w:val="00403378"/>
    <w:rsid w:val="0040394E"/>
    <w:rsid w:val="00403F05"/>
    <w:rsid w:val="00404849"/>
    <w:rsid w:val="00404B33"/>
    <w:rsid w:val="00405388"/>
    <w:rsid w:val="004056D4"/>
    <w:rsid w:val="00406B5E"/>
    <w:rsid w:val="00410EBF"/>
    <w:rsid w:val="004110B4"/>
    <w:rsid w:val="004125DB"/>
    <w:rsid w:val="004129DF"/>
    <w:rsid w:val="00413CAA"/>
    <w:rsid w:val="00413CE1"/>
    <w:rsid w:val="0041420C"/>
    <w:rsid w:val="00415609"/>
    <w:rsid w:val="0041585D"/>
    <w:rsid w:val="00416948"/>
    <w:rsid w:val="0041752A"/>
    <w:rsid w:val="00417FD9"/>
    <w:rsid w:val="004201F9"/>
    <w:rsid w:val="00421547"/>
    <w:rsid w:val="00421795"/>
    <w:rsid w:val="00421FFC"/>
    <w:rsid w:val="00422009"/>
    <w:rsid w:val="00423D7D"/>
    <w:rsid w:val="00424227"/>
    <w:rsid w:val="00425A59"/>
    <w:rsid w:val="004263A6"/>
    <w:rsid w:val="00426CD4"/>
    <w:rsid w:val="00426FC0"/>
    <w:rsid w:val="004270B0"/>
    <w:rsid w:val="00427596"/>
    <w:rsid w:val="004300E3"/>
    <w:rsid w:val="00430A8A"/>
    <w:rsid w:val="00430C2C"/>
    <w:rsid w:val="00432FEB"/>
    <w:rsid w:val="00433F69"/>
    <w:rsid w:val="00433F7A"/>
    <w:rsid w:val="004342AB"/>
    <w:rsid w:val="00435EB6"/>
    <w:rsid w:val="0043725A"/>
    <w:rsid w:val="00437688"/>
    <w:rsid w:val="00437A04"/>
    <w:rsid w:val="004423F9"/>
    <w:rsid w:val="004425DA"/>
    <w:rsid w:val="0044365F"/>
    <w:rsid w:val="00443869"/>
    <w:rsid w:val="004440C5"/>
    <w:rsid w:val="00444F3D"/>
    <w:rsid w:val="00445078"/>
    <w:rsid w:val="00447998"/>
    <w:rsid w:val="004501D2"/>
    <w:rsid w:val="004503F3"/>
    <w:rsid w:val="00450D8C"/>
    <w:rsid w:val="00451A2F"/>
    <w:rsid w:val="00452A75"/>
    <w:rsid w:val="00453342"/>
    <w:rsid w:val="00453928"/>
    <w:rsid w:val="00454098"/>
    <w:rsid w:val="004544AB"/>
    <w:rsid w:val="00454906"/>
    <w:rsid w:val="0045517A"/>
    <w:rsid w:val="004554D9"/>
    <w:rsid w:val="004569A6"/>
    <w:rsid w:val="004576C9"/>
    <w:rsid w:val="00457BDD"/>
    <w:rsid w:val="00457DCE"/>
    <w:rsid w:val="00457F70"/>
    <w:rsid w:val="0046097C"/>
    <w:rsid w:val="00460BEB"/>
    <w:rsid w:val="00460C56"/>
    <w:rsid w:val="00460C85"/>
    <w:rsid w:val="00460DF4"/>
    <w:rsid w:val="00460E32"/>
    <w:rsid w:val="00460E65"/>
    <w:rsid w:val="00461CA3"/>
    <w:rsid w:val="0046298C"/>
    <w:rsid w:val="004639CB"/>
    <w:rsid w:val="00463FB1"/>
    <w:rsid w:val="0046451F"/>
    <w:rsid w:val="00466191"/>
    <w:rsid w:val="00467481"/>
    <w:rsid w:val="00467532"/>
    <w:rsid w:val="004679C8"/>
    <w:rsid w:val="00467D4E"/>
    <w:rsid w:val="00470DFB"/>
    <w:rsid w:val="004719DD"/>
    <w:rsid w:val="00471AAB"/>
    <w:rsid w:val="00471D1C"/>
    <w:rsid w:val="00471EDA"/>
    <w:rsid w:val="00472561"/>
    <w:rsid w:val="00472F25"/>
    <w:rsid w:val="0047361C"/>
    <w:rsid w:val="004742CF"/>
    <w:rsid w:val="0047438C"/>
    <w:rsid w:val="004748B4"/>
    <w:rsid w:val="00475131"/>
    <w:rsid w:val="004754DC"/>
    <w:rsid w:val="00475866"/>
    <w:rsid w:val="00476BF9"/>
    <w:rsid w:val="00477DED"/>
    <w:rsid w:val="00480B4B"/>
    <w:rsid w:val="00480BB3"/>
    <w:rsid w:val="00480E7A"/>
    <w:rsid w:val="00482258"/>
    <w:rsid w:val="004822B7"/>
    <w:rsid w:val="00482408"/>
    <w:rsid w:val="00484A14"/>
    <w:rsid w:val="00485219"/>
    <w:rsid w:val="00485706"/>
    <w:rsid w:val="0048587D"/>
    <w:rsid w:val="004859F6"/>
    <w:rsid w:val="00485FB6"/>
    <w:rsid w:val="004866A0"/>
    <w:rsid w:val="0048674F"/>
    <w:rsid w:val="0048699F"/>
    <w:rsid w:val="004872F4"/>
    <w:rsid w:val="004878BA"/>
    <w:rsid w:val="00487D5F"/>
    <w:rsid w:val="00490C77"/>
    <w:rsid w:val="00491978"/>
    <w:rsid w:val="00493214"/>
    <w:rsid w:val="0049386C"/>
    <w:rsid w:val="00493A56"/>
    <w:rsid w:val="00494DE9"/>
    <w:rsid w:val="004951CA"/>
    <w:rsid w:val="00497C52"/>
    <w:rsid w:val="004A0C80"/>
    <w:rsid w:val="004A19C7"/>
    <w:rsid w:val="004A1F06"/>
    <w:rsid w:val="004A2085"/>
    <w:rsid w:val="004A2FA6"/>
    <w:rsid w:val="004A481F"/>
    <w:rsid w:val="004A55ED"/>
    <w:rsid w:val="004A669E"/>
    <w:rsid w:val="004A68D2"/>
    <w:rsid w:val="004A79A8"/>
    <w:rsid w:val="004B0016"/>
    <w:rsid w:val="004B0656"/>
    <w:rsid w:val="004B17CF"/>
    <w:rsid w:val="004B2454"/>
    <w:rsid w:val="004B345A"/>
    <w:rsid w:val="004B37C4"/>
    <w:rsid w:val="004B3F2F"/>
    <w:rsid w:val="004B41EE"/>
    <w:rsid w:val="004B4FFC"/>
    <w:rsid w:val="004B5294"/>
    <w:rsid w:val="004B6588"/>
    <w:rsid w:val="004B6870"/>
    <w:rsid w:val="004B7893"/>
    <w:rsid w:val="004C0E20"/>
    <w:rsid w:val="004C150D"/>
    <w:rsid w:val="004C1FF5"/>
    <w:rsid w:val="004C2E27"/>
    <w:rsid w:val="004C468F"/>
    <w:rsid w:val="004C54C9"/>
    <w:rsid w:val="004C65F0"/>
    <w:rsid w:val="004C6610"/>
    <w:rsid w:val="004D022D"/>
    <w:rsid w:val="004D0B59"/>
    <w:rsid w:val="004D10DB"/>
    <w:rsid w:val="004D26FF"/>
    <w:rsid w:val="004D2B29"/>
    <w:rsid w:val="004D36D8"/>
    <w:rsid w:val="004D3A28"/>
    <w:rsid w:val="004D3EEB"/>
    <w:rsid w:val="004D46E1"/>
    <w:rsid w:val="004D4B6F"/>
    <w:rsid w:val="004D4F9C"/>
    <w:rsid w:val="004D617F"/>
    <w:rsid w:val="004E0043"/>
    <w:rsid w:val="004E02D8"/>
    <w:rsid w:val="004E06E5"/>
    <w:rsid w:val="004E0DD3"/>
    <w:rsid w:val="004E1797"/>
    <w:rsid w:val="004E23E4"/>
    <w:rsid w:val="004E25BB"/>
    <w:rsid w:val="004E4145"/>
    <w:rsid w:val="004E4166"/>
    <w:rsid w:val="004E4202"/>
    <w:rsid w:val="004E42C3"/>
    <w:rsid w:val="004E4FBB"/>
    <w:rsid w:val="004E5421"/>
    <w:rsid w:val="004E58FD"/>
    <w:rsid w:val="004E5EB9"/>
    <w:rsid w:val="004E6397"/>
    <w:rsid w:val="004E6932"/>
    <w:rsid w:val="004E6CFD"/>
    <w:rsid w:val="004E7573"/>
    <w:rsid w:val="004E7C76"/>
    <w:rsid w:val="004E7D94"/>
    <w:rsid w:val="004E7E01"/>
    <w:rsid w:val="004F074E"/>
    <w:rsid w:val="004F30F5"/>
    <w:rsid w:val="004F390F"/>
    <w:rsid w:val="004F4B5B"/>
    <w:rsid w:val="004F56E8"/>
    <w:rsid w:val="004F742A"/>
    <w:rsid w:val="0050039B"/>
    <w:rsid w:val="00500E2E"/>
    <w:rsid w:val="00500FCB"/>
    <w:rsid w:val="00501075"/>
    <w:rsid w:val="00501261"/>
    <w:rsid w:val="005022F7"/>
    <w:rsid w:val="00502DD0"/>
    <w:rsid w:val="005043CB"/>
    <w:rsid w:val="00504E37"/>
    <w:rsid w:val="00504EE9"/>
    <w:rsid w:val="00504F98"/>
    <w:rsid w:val="005051FF"/>
    <w:rsid w:val="00506323"/>
    <w:rsid w:val="005067C3"/>
    <w:rsid w:val="00506E26"/>
    <w:rsid w:val="00506FF1"/>
    <w:rsid w:val="005077D1"/>
    <w:rsid w:val="00507B61"/>
    <w:rsid w:val="005104A1"/>
    <w:rsid w:val="00510DA2"/>
    <w:rsid w:val="00511954"/>
    <w:rsid w:val="0051295B"/>
    <w:rsid w:val="00513481"/>
    <w:rsid w:val="005136F6"/>
    <w:rsid w:val="00515A45"/>
    <w:rsid w:val="0051620B"/>
    <w:rsid w:val="0051622F"/>
    <w:rsid w:val="00516908"/>
    <w:rsid w:val="00516947"/>
    <w:rsid w:val="005174FB"/>
    <w:rsid w:val="0051799A"/>
    <w:rsid w:val="00517CB7"/>
    <w:rsid w:val="005212A5"/>
    <w:rsid w:val="00521B8E"/>
    <w:rsid w:val="00521C0B"/>
    <w:rsid w:val="00522871"/>
    <w:rsid w:val="00524D1E"/>
    <w:rsid w:val="005262C9"/>
    <w:rsid w:val="005267E4"/>
    <w:rsid w:val="005268E7"/>
    <w:rsid w:val="005269A9"/>
    <w:rsid w:val="0052732F"/>
    <w:rsid w:val="005276E1"/>
    <w:rsid w:val="00530EBB"/>
    <w:rsid w:val="0053141F"/>
    <w:rsid w:val="005315D9"/>
    <w:rsid w:val="00531DA9"/>
    <w:rsid w:val="00532295"/>
    <w:rsid w:val="00532A0A"/>
    <w:rsid w:val="00532A3D"/>
    <w:rsid w:val="00534101"/>
    <w:rsid w:val="00535225"/>
    <w:rsid w:val="005356CC"/>
    <w:rsid w:val="005361A2"/>
    <w:rsid w:val="005367FE"/>
    <w:rsid w:val="0053702C"/>
    <w:rsid w:val="0053718B"/>
    <w:rsid w:val="00537BB6"/>
    <w:rsid w:val="005402AC"/>
    <w:rsid w:val="00540DC8"/>
    <w:rsid w:val="00541D1C"/>
    <w:rsid w:val="00541E8D"/>
    <w:rsid w:val="005430F3"/>
    <w:rsid w:val="00543214"/>
    <w:rsid w:val="00544024"/>
    <w:rsid w:val="005440BE"/>
    <w:rsid w:val="005446D9"/>
    <w:rsid w:val="00545A7F"/>
    <w:rsid w:val="005465D7"/>
    <w:rsid w:val="00546E47"/>
    <w:rsid w:val="00547691"/>
    <w:rsid w:val="00547D44"/>
    <w:rsid w:val="005512A9"/>
    <w:rsid w:val="005523E1"/>
    <w:rsid w:val="00553AB7"/>
    <w:rsid w:val="00555713"/>
    <w:rsid w:val="00555B71"/>
    <w:rsid w:val="00555F6A"/>
    <w:rsid w:val="005566B7"/>
    <w:rsid w:val="00556F74"/>
    <w:rsid w:val="00557415"/>
    <w:rsid w:val="005575DA"/>
    <w:rsid w:val="00557B13"/>
    <w:rsid w:val="00562138"/>
    <w:rsid w:val="00563D38"/>
    <w:rsid w:val="005643C8"/>
    <w:rsid w:val="00564587"/>
    <w:rsid w:val="00564798"/>
    <w:rsid w:val="00565413"/>
    <w:rsid w:val="005663D6"/>
    <w:rsid w:val="005669D0"/>
    <w:rsid w:val="00567289"/>
    <w:rsid w:val="0056728F"/>
    <w:rsid w:val="005675D7"/>
    <w:rsid w:val="00567DD9"/>
    <w:rsid w:val="00570912"/>
    <w:rsid w:val="00570C1C"/>
    <w:rsid w:val="00571A78"/>
    <w:rsid w:val="00571DE4"/>
    <w:rsid w:val="005722E0"/>
    <w:rsid w:val="00573B01"/>
    <w:rsid w:val="00573F29"/>
    <w:rsid w:val="00574016"/>
    <w:rsid w:val="00575D92"/>
    <w:rsid w:val="0057637C"/>
    <w:rsid w:val="005767BC"/>
    <w:rsid w:val="00576B73"/>
    <w:rsid w:val="00576F11"/>
    <w:rsid w:val="00577B28"/>
    <w:rsid w:val="005800D5"/>
    <w:rsid w:val="00581273"/>
    <w:rsid w:val="00581770"/>
    <w:rsid w:val="00583258"/>
    <w:rsid w:val="005842FD"/>
    <w:rsid w:val="00584A21"/>
    <w:rsid w:val="00584E08"/>
    <w:rsid w:val="005856D7"/>
    <w:rsid w:val="005864C3"/>
    <w:rsid w:val="00586C45"/>
    <w:rsid w:val="0058729B"/>
    <w:rsid w:val="00587414"/>
    <w:rsid w:val="00590112"/>
    <w:rsid w:val="005913F9"/>
    <w:rsid w:val="00591ACF"/>
    <w:rsid w:val="00591BB5"/>
    <w:rsid w:val="00591EF3"/>
    <w:rsid w:val="005925BE"/>
    <w:rsid w:val="00592641"/>
    <w:rsid w:val="00592C72"/>
    <w:rsid w:val="005933F4"/>
    <w:rsid w:val="005945EB"/>
    <w:rsid w:val="005949A3"/>
    <w:rsid w:val="00594ED8"/>
    <w:rsid w:val="005951A9"/>
    <w:rsid w:val="0059696F"/>
    <w:rsid w:val="00596C10"/>
    <w:rsid w:val="005971AC"/>
    <w:rsid w:val="0059789D"/>
    <w:rsid w:val="005979C1"/>
    <w:rsid w:val="005A1311"/>
    <w:rsid w:val="005A16D5"/>
    <w:rsid w:val="005A284C"/>
    <w:rsid w:val="005A4C65"/>
    <w:rsid w:val="005A587C"/>
    <w:rsid w:val="005A70B2"/>
    <w:rsid w:val="005B00A5"/>
    <w:rsid w:val="005B195E"/>
    <w:rsid w:val="005B3AB3"/>
    <w:rsid w:val="005B3AC4"/>
    <w:rsid w:val="005B44D9"/>
    <w:rsid w:val="005B4B83"/>
    <w:rsid w:val="005B532E"/>
    <w:rsid w:val="005B5597"/>
    <w:rsid w:val="005B6AB1"/>
    <w:rsid w:val="005C0007"/>
    <w:rsid w:val="005C00D1"/>
    <w:rsid w:val="005C1236"/>
    <w:rsid w:val="005C1528"/>
    <w:rsid w:val="005C19C7"/>
    <w:rsid w:val="005C2E7F"/>
    <w:rsid w:val="005C3C36"/>
    <w:rsid w:val="005C4156"/>
    <w:rsid w:val="005C46E0"/>
    <w:rsid w:val="005C53D2"/>
    <w:rsid w:val="005C6591"/>
    <w:rsid w:val="005C757E"/>
    <w:rsid w:val="005C7D91"/>
    <w:rsid w:val="005D0131"/>
    <w:rsid w:val="005D0892"/>
    <w:rsid w:val="005D08BD"/>
    <w:rsid w:val="005D0970"/>
    <w:rsid w:val="005D30F9"/>
    <w:rsid w:val="005D4E99"/>
    <w:rsid w:val="005E05A0"/>
    <w:rsid w:val="005E12C8"/>
    <w:rsid w:val="005E1E3A"/>
    <w:rsid w:val="005E263A"/>
    <w:rsid w:val="005E265F"/>
    <w:rsid w:val="005E4318"/>
    <w:rsid w:val="005E4D8C"/>
    <w:rsid w:val="005E4ECF"/>
    <w:rsid w:val="005E54B2"/>
    <w:rsid w:val="005E5918"/>
    <w:rsid w:val="005E6399"/>
    <w:rsid w:val="005E70E0"/>
    <w:rsid w:val="005E7670"/>
    <w:rsid w:val="005F0006"/>
    <w:rsid w:val="005F08E7"/>
    <w:rsid w:val="005F0C95"/>
    <w:rsid w:val="005F0F11"/>
    <w:rsid w:val="005F13E1"/>
    <w:rsid w:val="005F13EA"/>
    <w:rsid w:val="005F1E17"/>
    <w:rsid w:val="005F1F03"/>
    <w:rsid w:val="005F3583"/>
    <w:rsid w:val="005F3715"/>
    <w:rsid w:val="005F4BFE"/>
    <w:rsid w:val="005F4DC3"/>
    <w:rsid w:val="005F59D4"/>
    <w:rsid w:val="005F5C90"/>
    <w:rsid w:val="005F6DCE"/>
    <w:rsid w:val="0060085B"/>
    <w:rsid w:val="006010D7"/>
    <w:rsid w:val="00601EEF"/>
    <w:rsid w:val="006020AA"/>
    <w:rsid w:val="006034D3"/>
    <w:rsid w:val="0060433C"/>
    <w:rsid w:val="00604656"/>
    <w:rsid w:val="006048EA"/>
    <w:rsid w:val="00604FB8"/>
    <w:rsid w:val="0060524B"/>
    <w:rsid w:val="00605A62"/>
    <w:rsid w:val="006062F6"/>
    <w:rsid w:val="00607904"/>
    <w:rsid w:val="00610776"/>
    <w:rsid w:val="006111F2"/>
    <w:rsid w:val="0061154A"/>
    <w:rsid w:val="0061297B"/>
    <w:rsid w:val="006144D7"/>
    <w:rsid w:val="00615389"/>
    <w:rsid w:val="006155A0"/>
    <w:rsid w:val="006174D3"/>
    <w:rsid w:val="0061765B"/>
    <w:rsid w:val="00617A2D"/>
    <w:rsid w:val="00617D94"/>
    <w:rsid w:val="006204F0"/>
    <w:rsid w:val="0062055C"/>
    <w:rsid w:val="00620570"/>
    <w:rsid w:val="006206C3"/>
    <w:rsid w:val="00620E0B"/>
    <w:rsid w:val="00621449"/>
    <w:rsid w:val="00621602"/>
    <w:rsid w:val="0062179D"/>
    <w:rsid w:val="00621D47"/>
    <w:rsid w:val="0062211B"/>
    <w:rsid w:val="0062216D"/>
    <w:rsid w:val="00622958"/>
    <w:rsid w:val="00622D88"/>
    <w:rsid w:val="0062351D"/>
    <w:rsid w:val="006239C6"/>
    <w:rsid w:val="006247F7"/>
    <w:rsid w:val="006259C5"/>
    <w:rsid w:val="00625AF0"/>
    <w:rsid w:val="006260EE"/>
    <w:rsid w:val="00626DBE"/>
    <w:rsid w:val="00630E16"/>
    <w:rsid w:val="0063194D"/>
    <w:rsid w:val="00631DD8"/>
    <w:rsid w:val="00632562"/>
    <w:rsid w:val="00632840"/>
    <w:rsid w:val="0063295D"/>
    <w:rsid w:val="00633722"/>
    <w:rsid w:val="006346BE"/>
    <w:rsid w:val="00634AD2"/>
    <w:rsid w:val="00634E58"/>
    <w:rsid w:val="00634EEF"/>
    <w:rsid w:val="00635160"/>
    <w:rsid w:val="00635186"/>
    <w:rsid w:val="006354AF"/>
    <w:rsid w:val="0063679F"/>
    <w:rsid w:val="00636940"/>
    <w:rsid w:val="00636979"/>
    <w:rsid w:val="0064045C"/>
    <w:rsid w:val="0064124B"/>
    <w:rsid w:val="0064136D"/>
    <w:rsid w:val="00641447"/>
    <w:rsid w:val="006418A6"/>
    <w:rsid w:val="00641908"/>
    <w:rsid w:val="0064211C"/>
    <w:rsid w:val="00642289"/>
    <w:rsid w:val="00642DC2"/>
    <w:rsid w:val="0064398F"/>
    <w:rsid w:val="00644313"/>
    <w:rsid w:val="00644497"/>
    <w:rsid w:val="00644EFA"/>
    <w:rsid w:val="006452ED"/>
    <w:rsid w:val="0064567C"/>
    <w:rsid w:val="00645FF0"/>
    <w:rsid w:val="00646572"/>
    <w:rsid w:val="006469BC"/>
    <w:rsid w:val="006506B2"/>
    <w:rsid w:val="00650A26"/>
    <w:rsid w:val="00651B7C"/>
    <w:rsid w:val="006537B5"/>
    <w:rsid w:val="00654385"/>
    <w:rsid w:val="0065560B"/>
    <w:rsid w:val="00656AA2"/>
    <w:rsid w:val="00660B25"/>
    <w:rsid w:val="006610FE"/>
    <w:rsid w:val="00661529"/>
    <w:rsid w:val="0066162E"/>
    <w:rsid w:val="00661E01"/>
    <w:rsid w:val="006628A5"/>
    <w:rsid w:val="00663198"/>
    <w:rsid w:val="00663AFE"/>
    <w:rsid w:val="00664353"/>
    <w:rsid w:val="00666262"/>
    <w:rsid w:val="00666281"/>
    <w:rsid w:val="006667B5"/>
    <w:rsid w:val="00666EB2"/>
    <w:rsid w:val="00670ECC"/>
    <w:rsid w:val="00671261"/>
    <w:rsid w:val="006716E4"/>
    <w:rsid w:val="00671AF0"/>
    <w:rsid w:val="00671BC0"/>
    <w:rsid w:val="00671FEF"/>
    <w:rsid w:val="00674F9C"/>
    <w:rsid w:val="006751AC"/>
    <w:rsid w:val="006759E2"/>
    <w:rsid w:val="00676876"/>
    <w:rsid w:val="0068133B"/>
    <w:rsid w:val="006813D9"/>
    <w:rsid w:val="006816C6"/>
    <w:rsid w:val="00681F82"/>
    <w:rsid w:val="00682320"/>
    <w:rsid w:val="00683264"/>
    <w:rsid w:val="00684169"/>
    <w:rsid w:val="00684A3F"/>
    <w:rsid w:val="00684A57"/>
    <w:rsid w:val="0068569D"/>
    <w:rsid w:val="0068630C"/>
    <w:rsid w:val="00686940"/>
    <w:rsid w:val="00687921"/>
    <w:rsid w:val="00690685"/>
    <w:rsid w:val="00690FA1"/>
    <w:rsid w:val="00691247"/>
    <w:rsid w:val="00691FFD"/>
    <w:rsid w:val="00693010"/>
    <w:rsid w:val="006934FB"/>
    <w:rsid w:val="00696DC2"/>
    <w:rsid w:val="0069718B"/>
    <w:rsid w:val="0069767C"/>
    <w:rsid w:val="00697769"/>
    <w:rsid w:val="00697A25"/>
    <w:rsid w:val="00697DFD"/>
    <w:rsid w:val="006A14D5"/>
    <w:rsid w:val="006A15C4"/>
    <w:rsid w:val="006A162A"/>
    <w:rsid w:val="006A1A6A"/>
    <w:rsid w:val="006A21F9"/>
    <w:rsid w:val="006A33CC"/>
    <w:rsid w:val="006A3A6B"/>
    <w:rsid w:val="006A4FB2"/>
    <w:rsid w:val="006A5044"/>
    <w:rsid w:val="006A5CCB"/>
    <w:rsid w:val="006A6182"/>
    <w:rsid w:val="006A6DD9"/>
    <w:rsid w:val="006A6DF8"/>
    <w:rsid w:val="006A7806"/>
    <w:rsid w:val="006B136F"/>
    <w:rsid w:val="006B13D9"/>
    <w:rsid w:val="006B13E4"/>
    <w:rsid w:val="006B1FF5"/>
    <w:rsid w:val="006B2429"/>
    <w:rsid w:val="006B289F"/>
    <w:rsid w:val="006B345A"/>
    <w:rsid w:val="006B390B"/>
    <w:rsid w:val="006B3970"/>
    <w:rsid w:val="006B457D"/>
    <w:rsid w:val="006B468B"/>
    <w:rsid w:val="006B46AF"/>
    <w:rsid w:val="006B5154"/>
    <w:rsid w:val="006B61AE"/>
    <w:rsid w:val="006B6855"/>
    <w:rsid w:val="006B7333"/>
    <w:rsid w:val="006B7338"/>
    <w:rsid w:val="006B7CC6"/>
    <w:rsid w:val="006C0856"/>
    <w:rsid w:val="006C091B"/>
    <w:rsid w:val="006C0D08"/>
    <w:rsid w:val="006C0D6A"/>
    <w:rsid w:val="006C122E"/>
    <w:rsid w:val="006C13E9"/>
    <w:rsid w:val="006C1AD4"/>
    <w:rsid w:val="006C1BB3"/>
    <w:rsid w:val="006C3265"/>
    <w:rsid w:val="006C362D"/>
    <w:rsid w:val="006C46FF"/>
    <w:rsid w:val="006C6262"/>
    <w:rsid w:val="006C69B3"/>
    <w:rsid w:val="006C71D0"/>
    <w:rsid w:val="006D0434"/>
    <w:rsid w:val="006D1183"/>
    <w:rsid w:val="006D22DA"/>
    <w:rsid w:val="006D274F"/>
    <w:rsid w:val="006D2A68"/>
    <w:rsid w:val="006D4CE9"/>
    <w:rsid w:val="006D5F2F"/>
    <w:rsid w:val="006D6B95"/>
    <w:rsid w:val="006D6D60"/>
    <w:rsid w:val="006D6DC7"/>
    <w:rsid w:val="006D7060"/>
    <w:rsid w:val="006E05CC"/>
    <w:rsid w:val="006E14D1"/>
    <w:rsid w:val="006E1BE7"/>
    <w:rsid w:val="006E2062"/>
    <w:rsid w:val="006E23DA"/>
    <w:rsid w:val="006E277C"/>
    <w:rsid w:val="006E37BE"/>
    <w:rsid w:val="006E3F45"/>
    <w:rsid w:val="006E4B67"/>
    <w:rsid w:val="006E4F24"/>
    <w:rsid w:val="006E574E"/>
    <w:rsid w:val="006E653D"/>
    <w:rsid w:val="006E6FF3"/>
    <w:rsid w:val="006F0079"/>
    <w:rsid w:val="006F0094"/>
    <w:rsid w:val="006F0CC6"/>
    <w:rsid w:val="006F1943"/>
    <w:rsid w:val="006F3347"/>
    <w:rsid w:val="006F4EED"/>
    <w:rsid w:val="006F51BC"/>
    <w:rsid w:val="006F51EE"/>
    <w:rsid w:val="006F5719"/>
    <w:rsid w:val="006F5DDE"/>
    <w:rsid w:val="006F640C"/>
    <w:rsid w:val="006F71AD"/>
    <w:rsid w:val="006F724A"/>
    <w:rsid w:val="006F766D"/>
    <w:rsid w:val="006F79D2"/>
    <w:rsid w:val="006F7BA7"/>
    <w:rsid w:val="0070013D"/>
    <w:rsid w:val="00703C83"/>
    <w:rsid w:val="00704295"/>
    <w:rsid w:val="007044E4"/>
    <w:rsid w:val="00704EF5"/>
    <w:rsid w:val="0070532C"/>
    <w:rsid w:val="007064EE"/>
    <w:rsid w:val="0070712B"/>
    <w:rsid w:val="00707A07"/>
    <w:rsid w:val="007102FF"/>
    <w:rsid w:val="00710E9A"/>
    <w:rsid w:val="00712DAE"/>
    <w:rsid w:val="00714207"/>
    <w:rsid w:val="0071444A"/>
    <w:rsid w:val="007156B5"/>
    <w:rsid w:val="0071603E"/>
    <w:rsid w:val="00717E4F"/>
    <w:rsid w:val="00720802"/>
    <w:rsid w:val="00721C34"/>
    <w:rsid w:val="00721D16"/>
    <w:rsid w:val="00721ED5"/>
    <w:rsid w:val="00722BBB"/>
    <w:rsid w:val="00722FC2"/>
    <w:rsid w:val="00723643"/>
    <w:rsid w:val="00723E88"/>
    <w:rsid w:val="00725A85"/>
    <w:rsid w:val="007263D3"/>
    <w:rsid w:val="007301B5"/>
    <w:rsid w:val="00730FE0"/>
    <w:rsid w:val="00731169"/>
    <w:rsid w:val="00732082"/>
    <w:rsid w:val="0073226A"/>
    <w:rsid w:val="007322AD"/>
    <w:rsid w:val="0073350D"/>
    <w:rsid w:val="007350BB"/>
    <w:rsid w:val="00735A74"/>
    <w:rsid w:val="007370F6"/>
    <w:rsid w:val="00737905"/>
    <w:rsid w:val="0074097C"/>
    <w:rsid w:val="00740A4B"/>
    <w:rsid w:val="00740AA5"/>
    <w:rsid w:val="00740C32"/>
    <w:rsid w:val="00742E14"/>
    <w:rsid w:val="00742EF2"/>
    <w:rsid w:val="00742F2B"/>
    <w:rsid w:val="0074333F"/>
    <w:rsid w:val="00744131"/>
    <w:rsid w:val="00744541"/>
    <w:rsid w:val="00744560"/>
    <w:rsid w:val="00744751"/>
    <w:rsid w:val="0074475E"/>
    <w:rsid w:val="00744816"/>
    <w:rsid w:val="0074481C"/>
    <w:rsid w:val="00745B71"/>
    <w:rsid w:val="00745EA8"/>
    <w:rsid w:val="00746587"/>
    <w:rsid w:val="00747340"/>
    <w:rsid w:val="00750DDF"/>
    <w:rsid w:val="00752B07"/>
    <w:rsid w:val="00752CCB"/>
    <w:rsid w:val="00752E86"/>
    <w:rsid w:val="00753C92"/>
    <w:rsid w:val="00755031"/>
    <w:rsid w:val="0075720D"/>
    <w:rsid w:val="00760D71"/>
    <w:rsid w:val="00761388"/>
    <w:rsid w:val="0076314B"/>
    <w:rsid w:val="007633A1"/>
    <w:rsid w:val="007649C7"/>
    <w:rsid w:val="00764D38"/>
    <w:rsid w:val="0076509D"/>
    <w:rsid w:val="00765B78"/>
    <w:rsid w:val="00765FBA"/>
    <w:rsid w:val="00767E77"/>
    <w:rsid w:val="00771057"/>
    <w:rsid w:val="00771DB9"/>
    <w:rsid w:val="00773353"/>
    <w:rsid w:val="00773A8D"/>
    <w:rsid w:val="007745FC"/>
    <w:rsid w:val="00774F6F"/>
    <w:rsid w:val="00776960"/>
    <w:rsid w:val="00776DF9"/>
    <w:rsid w:val="00777108"/>
    <w:rsid w:val="00780856"/>
    <w:rsid w:val="007809F3"/>
    <w:rsid w:val="00780FCF"/>
    <w:rsid w:val="00781559"/>
    <w:rsid w:val="007824F0"/>
    <w:rsid w:val="007825E5"/>
    <w:rsid w:val="0078275E"/>
    <w:rsid w:val="00783EBE"/>
    <w:rsid w:val="007846C2"/>
    <w:rsid w:val="00784A42"/>
    <w:rsid w:val="007854E7"/>
    <w:rsid w:val="007855FB"/>
    <w:rsid w:val="00785808"/>
    <w:rsid w:val="007864AA"/>
    <w:rsid w:val="00787D93"/>
    <w:rsid w:val="00787F72"/>
    <w:rsid w:val="00790006"/>
    <w:rsid w:val="00790267"/>
    <w:rsid w:val="00792176"/>
    <w:rsid w:val="007936C9"/>
    <w:rsid w:val="00793898"/>
    <w:rsid w:val="00793E78"/>
    <w:rsid w:val="007946A9"/>
    <w:rsid w:val="0079592F"/>
    <w:rsid w:val="007969A6"/>
    <w:rsid w:val="00796DAB"/>
    <w:rsid w:val="007A0107"/>
    <w:rsid w:val="007A034A"/>
    <w:rsid w:val="007A044F"/>
    <w:rsid w:val="007A0499"/>
    <w:rsid w:val="007A05B0"/>
    <w:rsid w:val="007A09A4"/>
    <w:rsid w:val="007A2180"/>
    <w:rsid w:val="007A39C6"/>
    <w:rsid w:val="007A3F55"/>
    <w:rsid w:val="007A4501"/>
    <w:rsid w:val="007A6282"/>
    <w:rsid w:val="007A63CC"/>
    <w:rsid w:val="007A68CB"/>
    <w:rsid w:val="007A6C09"/>
    <w:rsid w:val="007A72F7"/>
    <w:rsid w:val="007A7F2F"/>
    <w:rsid w:val="007B0072"/>
    <w:rsid w:val="007B0346"/>
    <w:rsid w:val="007B0D24"/>
    <w:rsid w:val="007B13EC"/>
    <w:rsid w:val="007B1C6E"/>
    <w:rsid w:val="007B2E00"/>
    <w:rsid w:val="007B35FD"/>
    <w:rsid w:val="007B43F5"/>
    <w:rsid w:val="007B49CA"/>
    <w:rsid w:val="007B4A5A"/>
    <w:rsid w:val="007B4FDB"/>
    <w:rsid w:val="007B5A81"/>
    <w:rsid w:val="007B611F"/>
    <w:rsid w:val="007B7026"/>
    <w:rsid w:val="007B72EA"/>
    <w:rsid w:val="007B7B8B"/>
    <w:rsid w:val="007C0B24"/>
    <w:rsid w:val="007C1269"/>
    <w:rsid w:val="007C1DDD"/>
    <w:rsid w:val="007C41A2"/>
    <w:rsid w:val="007C4D17"/>
    <w:rsid w:val="007C4DD1"/>
    <w:rsid w:val="007C52E8"/>
    <w:rsid w:val="007C6AD2"/>
    <w:rsid w:val="007C6F9C"/>
    <w:rsid w:val="007C7CDB"/>
    <w:rsid w:val="007D08A9"/>
    <w:rsid w:val="007D09AB"/>
    <w:rsid w:val="007D131A"/>
    <w:rsid w:val="007D23CF"/>
    <w:rsid w:val="007D2955"/>
    <w:rsid w:val="007D2B3A"/>
    <w:rsid w:val="007D3732"/>
    <w:rsid w:val="007D3C70"/>
    <w:rsid w:val="007D4486"/>
    <w:rsid w:val="007D5B94"/>
    <w:rsid w:val="007D5EBC"/>
    <w:rsid w:val="007D6F70"/>
    <w:rsid w:val="007D7135"/>
    <w:rsid w:val="007E05E2"/>
    <w:rsid w:val="007E2B11"/>
    <w:rsid w:val="007E44A0"/>
    <w:rsid w:val="007E4909"/>
    <w:rsid w:val="007E4E2C"/>
    <w:rsid w:val="007E5490"/>
    <w:rsid w:val="007E5632"/>
    <w:rsid w:val="007E6281"/>
    <w:rsid w:val="007E7543"/>
    <w:rsid w:val="007E784D"/>
    <w:rsid w:val="007F06B2"/>
    <w:rsid w:val="007F27A5"/>
    <w:rsid w:val="007F2DA6"/>
    <w:rsid w:val="007F3C96"/>
    <w:rsid w:val="007F451B"/>
    <w:rsid w:val="007F47E1"/>
    <w:rsid w:val="007F5DE5"/>
    <w:rsid w:val="007F66E7"/>
    <w:rsid w:val="007F6721"/>
    <w:rsid w:val="007F6E4A"/>
    <w:rsid w:val="007F6FC7"/>
    <w:rsid w:val="008002B8"/>
    <w:rsid w:val="0080031F"/>
    <w:rsid w:val="0080032F"/>
    <w:rsid w:val="008003B5"/>
    <w:rsid w:val="00801409"/>
    <w:rsid w:val="008017FE"/>
    <w:rsid w:val="00801EBF"/>
    <w:rsid w:val="008027F1"/>
    <w:rsid w:val="0080293A"/>
    <w:rsid w:val="00803521"/>
    <w:rsid w:val="00803EEA"/>
    <w:rsid w:val="00804465"/>
    <w:rsid w:val="00804B15"/>
    <w:rsid w:val="00804EFD"/>
    <w:rsid w:val="00805601"/>
    <w:rsid w:val="00805BA5"/>
    <w:rsid w:val="008060FF"/>
    <w:rsid w:val="00806A2C"/>
    <w:rsid w:val="0080773B"/>
    <w:rsid w:val="0080783E"/>
    <w:rsid w:val="008103C6"/>
    <w:rsid w:val="008119DB"/>
    <w:rsid w:val="00811CE7"/>
    <w:rsid w:val="00812D15"/>
    <w:rsid w:val="00813A33"/>
    <w:rsid w:val="00814579"/>
    <w:rsid w:val="00815D8E"/>
    <w:rsid w:val="00817834"/>
    <w:rsid w:val="0082134F"/>
    <w:rsid w:val="00821F85"/>
    <w:rsid w:val="00823F02"/>
    <w:rsid w:val="00823FA7"/>
    <w:rsid w:val="00824074"/>
    <w:rsid w:val="00824F7A"/>
    <w:rsid w:val="008270F8"/>
    <w:rsid w:val="00827480"/>
    <w:rsid w:val="00827872"/>
    <w:rsid w:val="00827D07"/>
    <w:rsid w:val="00827DA7"/>
    <w:rsid w:val="00832CF3"/>
    <w:rsid w:val="00834538"/>
    <w:rsid w:val="0083486B"/>
    <w:rsid w:val="008407E1"/>
    <w:rsid w:val="00840E05"/>
    <w:rsid w:val="0084155B"/>
    <w:rsid w:val="00841BD5"/>
    <w:rsid w:val="0084330D"/>
    <w:rsid w:val="008434D8"/>
    <w:rsid w:val="00844887"/>
    <w:rsid w:val="00844C2D"/>
    <w:rsid w:val="00845F8F"/>
    <w:rsid w:val="008466A0"/>
    <w:rsid w:val="00846C0B"/>
    <w:rsid w:val="00847157"/>
    <w:rsid w:val="00847843"/>
    <w:rsid w:val="00850243"/>
    <w:rsid w:val="00851162"/>
    <w:rsid w:val="00851A12"/>
    <w:rsid w:val="00851A8A"/>
    <w:rsid w:val="00851BAA"/>
    <w:rsid w:val="008531C6"/>
    <w:rsid w:val="008534BC"/>
    <w:rsid w:val="00853F58"/>
    <w:rsid w:val="0085401F"/>
    <w:rsid w:val="00856C1B"/>
    <w:rsid w:val="008572EB"/>
    <w:rsid w:val="00857C59"/>
    <w:rsid w:val="00857F35"/>
    <w:rsid w:val="008603F9"/>
    <w:rsid w:val="0086169D"/>
    <w:rsid w:val="0086171D"/>
    <w:rsid w:val="008617F2"/>
    <w:rsid w:val="00862D0A"/>
    <w:rsid w:val="00862F66"/>
    <w:rsid w:val="008637F2"/>
    <w:rsid w:val="0086478E"/>
    <w:rsid w:val="00865190"/>
    <w:rsid w:val="0086554D"/>
    <w:rsid w:val="00866374"/>
    <w:rsid w:val="00866CB4"/>
    <w:rsid w:val="00867288"/>
    <w:rsid w:val="008678C2"/>
    <w:rsid w:val="008679FE"/>
    <w:rsid w:val="00867A96"/>
    <w:rsid w:val="00870ED7"/>
    <w:rsid w:val="00871169"/>
    <w:rsid w:val="00872DAE"/>
    <w:rsid w:val="008739A8"/>
    <w:rsid w:val="00873AFA"/>
    <w:rsid w:val="00873B6A"/>
    <w:rsid w:val="00873D5A"/>
    <w:rsid w:val="0087669D"/>
    <w:rsid w:val="00876DDC"/>
    <w:rsid w:val="00877081"/>
    <w:rsid w:val="00880664"/>
    <w:rsid w:val="00880816"/>
    <w:rsid w:val="00880A86"/>
    <w:rsid w:val="00881F60"/>
    <w:rsid w:val="00882DF4"/>
    <w:rsid w:val="00883B5A"/>
    <w:rsid w:val="00885B45"/>
    <w:rsid w:val="00886629"/>
    <w:rsid w:val="00886675"/>
    <w:rsid w:val="00887CED"/>
    <w:rsid w:val="00891DFE"/>
    <w:rsid w:val="00894F37"/>
    <w:rsid w:val="0089637C"/>
    <w:rsid w:val="00896538"/>
    <w:rsid w:val="0089685C"/>
    <w:rsid w:val="00897067"/>
    <w:rsid w:val="0089746B"/>
    <w:rsid w:val="008A07C8"/>
    <w:rsid w:val="008A08A3"/>
    <w:rsid w:val="008A1490"/>
    <w:rsid w:val="008A377E"/>
    <w:rsid w:val="008A422F"/>
    <w:rsid w:val="008A48B8"/>
    <w:rsid w:val="008A64CE"/>
    <w:rsid w:val="008A68A9"/>
    <w:rsid w:val="008A6F34"/>
    <w:rsid w:val="008A7206"/>
    <w:rsid w:val="008A7802"/>
    <w:rsid w:val="008A7840"/>
    <w:rsid w:val="008B1688"/>
    <w:rsid w:val="008B1694"/>
    <w:rsid w:val="008B1843"/>
    <w:rsid w:val="008B1FAD"/>
    <w:rsid w:val="008B2686"/>
    <w:rsid w:val="008B3370"/>
    <w:rsid w:val="008B34A8"/>
    <w:rsid w:val="008B632F"/>
    <w:rsid w:val="008B7050"/>
    <w:rsid w:val="008B75D4"/>
    <w:rsid w:val="008B77DA"/>
    <w:rsid w:val="008B7809"/>
    <w:rsid w:val="008C18B1"/>
    <w:rsid w:val="008C30F1"/>
    <w:rsid w:val="008C553A"/>
    <w:rsid w:val="008C7319"/>
    <w:rsid w:val="008D287E"/>
    <w:rsid w:val="008D2DF6"/>
    <w:rsid w:val="008D446C"/>
    <w:rsid w:val="008D52C8"/>
    <w:rsid w:val="008D61F6"/>
    <w:rsid w:val="008D64BE"/>
    <w:rsid w:val="008D67A2"/>
    <w:rsid w:val="008D69B0"/>
    <w:rsid w:val="008D6CCC"/>
    <w:rsid w:val="008D7287"/>
    <w:rsid w:val="008D7D22"/>
    <w:rsid w:val="008E0751"/>
    <w:rsid w:val="008E2232"/>
    <w:rsid w:val="008E40AB"/>
    <w:rsid w:val="008E4259"/>
    <w:rsid w:val="008E46F1"/>
    <w:rsid w:val="008E6710"/>
    <w:rsid w:val="008F0CAB"/>
    <w:rsid w:val="008F18B9"/>
    <w:rsid w:val="008F1BD9"/>
    <w:rsid w:val="008F33BB"/>
    <w:rsid w:val="008F44F9"/>
    <w:rsid w:val="008F45F9"/>
    <w:rsid w:val="008F6114"/>
    <w:rsid w:val="008F64A6"/>
    <w:rsid w:val="008F6D16"/>
    <w:rsid w:val="008F6F35"/>
    <w:rsid w:val="00900BD9"/>
    <w:rsid w:val="009024E0"/>
    <w:rsid w:val="00902B7C"/>
    <w:rsid w:val="00903BAA"/>
    <w:rsid w:val="00903E53"/>
    <w:rsid w:val="0090425B"/>
    <w:rsid w:val="009045F2"/>
    <w:rsid w:val="00905F19"/>
    <w:rsid w:val="0091038F"/>
    <w:rsid w:val="0091071E"/>
    <w:rsid w:val="00911EBB"/>
    <w:rsid w:val="00912532"/>
    <w:rsid w:val="00913A2D"/>
    <w:rsid w:val="00914508"/>
    <w:rsid w:val="00915211"/>
    <w:rsid w:val="00915405"/>
    <w:rsid w:val="009156A9"/>
    <w:rsid w:val="00915A86"/>
    <w:rsid w:val="00916386"/>
    <w:rsid w:val="00916436"/>
    <w:rsid w:val="00916A2A"/>
    <w:rsid w:val="00917758"/>
    <w:rsid w:val="009179E6"/>
    <w:rsid w:val="00920144"/>
    <w:rsid w:val="0092041F"/>
    <w:rsid w:val="00920BD7"/>
    <w:rsid w:val="00921A26"/>
    <w:rsid w:val="009224DC"/>
    <w:rsid w:val="0092358F"/>
    <w:rsid w:val="00924721"/>
    <w:rsid w:val="00924777"/>
    <w:rsid w:val="009247B1"/>
    <w:rsid w:val="0092487F"/>
    <w:rsid w:val="00925D2E"/>
    <w:rsid w:val="00926273"/>
    <w:rsid w:val="00926BC2"/>
    <w:rsid w:val="009275F9"/>
    <w:rsid w:val="0093038F"/>
    <w:rsid w:val="00931698"/>
    <w:rsid w:val="00931B56"/>
    <w:rsid w:val="00932603"/>
    <w:rsid w:val="00932876"/>
    <w:rsid w:val="00932F74"/>
    <w:rsid w:val="00933C3D"/>
    <w:rsid w:val="0093438F"/>
    <w:rsid w:val="00934635"/>
    <w:rsid w:val="009353AD"/>
    <w:rsid w:val="0093559A"/>
    <w:rsid w:val="00935B84"/>
    <w:rsid w:val="0093634F"/>
    <w:rsid w:val="009365DC"/>
    <w:rsid w:val="00936649"/>
    <w:rsid w:val="00937067"/>
    <w:rsid w:val="0094229A"/>
    <w:rsid w:val="00942F18"/>
    <w:rsid w:val="00943CB7"/>
    <w:rsid w:val="00944A57"/>
    <w:rsid w:val="00945244"/>
    <w:rsid w:val="0094553B"/>
    <w:rsid w:val="00945EAE"/>
    <w:rsid w:val="00946188"/>
    <w:rsid w:val="00946EF4"/>
    <w:rsid w:val="0094728C"/>
    <w:rsid w:val="009473CF"/>
    <w:rsid w:val="009475A2"/>
    <w:rsid w:val="009478FC"/>
    <w:rsid w:val="009519B2"/>
    <w:rsid w:val="00951D84"/>
    <w:rsid w:val="00952275"/>
    <w:rsid w:val="009530E5"/>
    <w:rsid w:val="009569BC"/>
    <w:rsid w:val="00956A7D"/>
    <w:rsid w:val="00956FA3"/>
    <w:rsid w:val="00957948"/>
    <w:rsid w:val="00957E72"/>
    <w:rsid w:val="00960A8A"/>
    <w:rsid w:val="00960DBA"/>
    <w:rsid w:val="00960E9D"/>
    <w:rsid w:val="00961209"/>
    <w:rsid w:val="009621DD"/>
    <w:rsid w:val="00963786"/>
    <w:rsid w:val="0096432D"/>
    <w:rsid w:val="00964B99"/>
    <w:rsid w:val="0096594D"/>
    <w:rsid w:val="00965D28"/>
    <w:rsid w:val="009664BC"/>
    <w:rsid w:val="009666B7"/>
    <w:rsid w:val="0096722D"/>
    <w:rsid w:val="00967C1F"/>
    <w:rsid w:val="00967DE9"/>
    <w:rsid w:val="00970159"/>
    <w:rsid w:val="009702B3"/>
    <w:rsid w:val="0097049D"/>
    <w:rsid w:val="0097095F"/>
    <w:rsid w:val="009714C3"/>
    <w:rsid w:val="00971581"/>
    <w:rsid w:val="0097288D"/>
    <w:rsid w:val="009737F5"/>
    <w:rsid w:val="00973C22"/>
    <w:rsid w:val="0097471C"/>
    <w:rsid w:val="009747C1"/>
    <w:rsid w:val="00974D9F"/>
    <w:rsid w:val="00974F58"/>
    <w:rsid w:val="00975047"/>
    <w:rsid w:val="009755E7"/>
    <w:rsid w:val="00975F60"/>
    <w:rsid w:val="0097620F"/>
    <w:rsid w:val="00976B05"/>
    <w:rsid w:val="00976BD4"/>
    <w:rsid w:val="00977452"/>
    <w:rsid w:val="00980E42"/>
    <w:rsid w:val="00981CF7"/>
    <w:rsid w:val="00981E08"/>
    <w:rsid w:val="00981ECB"/>
    <w:rsid w:val="0098233E"/>
    <w:rsid w:val="009827BF"/>
    <w:rsid w:val="00982E92"/>
    <w:rsid w:val="00982F77"/>
    <w:rsid w:val="009836E2"/>
    <w:rsid w:val="00983A8E"/>
    <w:rsid w:val="00984FBE"/>
    <w:rsid w:val="00985D20"/>
    <w:rsid w:val="00986AA7"/>
    <w:rsid w:val="00986E0E"/>
    <w:rsid w:val="00987131"/>
    <w:rsid w:val="009875B3"/>
    <w:rsid w:val="0098786B"/>
    <w:rsid w:val="00987ED2"/>
    <w:rsid w:val="00991A0F"/>
    <w:rsid w:val="009920B0"/>
    <w:rsid w:val="0099286E"/>
    <w:rsid w:val="00992F98"/>
    <w:rsid w:val="00993039"/>
    <w:rsid w:val="009940E6"/>
    <w:rsid w:val="009948AF"/>
    <w:rsid w:val="00994FA3"/>
    <w:rsid w:val="00995239"/>
    <w:rsid w:val="009952D3"/>
    <w:rsid w:val="0099566B"/>
    <w:rsid w:val="0099586E"/>
    <w:rsid w:val="009970C7"/>
    <w:rsid w:val="00997E56"/>
    <w:rsid w:val="009A067D"/>
    <w:rsid w:val="009A149E"/>
    <w:rsid w:val="009A1A0D"/>
    <w:rsid w:val="009A2086"/>
    <w:rsid w:val="009A2B7E"/>
    <w:rsid w:val="009A38AB"/>
    <w:rsid w:val="009A42C2"/>
    <w:rsid w:val="009A4DD4"/>
    <w:rsid w:val="009A504C"/>
    <w:rsid w:val="009A7AD3"/>
    <w:rsid w:val="009B0333"/>
    <w:rsid w:val="009B06D0"/>
    <w:rsid w:val="009B211C"/>
    <w:rsid w:val="009B27FB"/>
    <w:rsid w:val="009B2C90"/>
    <w:rsid w:val="009B2EBE"/>
    <w:rsid w:val="009B3B57"/>
    <w:rsid w:val="009B527C"/>
    <w:rsid w:val="009B5B58"/>
    <w:rsid w:val="009B6329"/>
    <w:rsid w:val="009B69C8"/>
    <w:rsid w:val="009B7B20"/>
    <w:rsid w:val="009B7D33"/>
    <w:rsid w:val="009C057C"/>
    <w:rsid w:val="009C0793"/>
    <w:rsid w:val="009C096A"/>
    <w:rsid w:val="009C1612"/>
    <w:rsid w:val="009C1E47"/>
    <w:rsid w:val="009C3B11"/>
    <w:rsid w:val="009C4440"/>
    <w:rsid w:val="009C5A85"/>
    <w:rsid w:val="009C5AD1"/>
    <w:rsid w:val="009C5F10"/>
    <w:rsid w:val="009C64CF"/>
    <w:rsid w:val="009C66CF"/>
    <w:rsid w:val="009C693E"/>
    <w:rsid w:val="009C6AB5"/>
    <w:rsid w:val="009C7A9E"/>
    <w:rsid w:val="009C7C18"/>
    <w:rsid w:val="009D01FD"/>
    <w:rsid w:val="009D20AE"/>
    <w:rsid w:val="009D257E"/>
    <w:rsid w:val="009D3022"/>
    <w:rsid w:val="009D3045"/>
    <w:rsid w:val="009D45EB"/>
    <w:rsid w:val="009D4874"/>
    <w:rsid w:val="009D6DF4"/>
    <w:rsid w:val="009D7483"/>
    <w:rsid w:val="009D7808"/>
    <w:rsid w:val="009D7A87"/>
    <w:rsid w:val="009D7D12"/>
    <w:rsid w:val="009D7E9D"/>
    <w:rsid w:val="009E00B0"/>
    <w:rsid w:val="009E02E6"/>
    <w:rsid w:val="009E0909"/>
    <w:rsid w:val="009E152F"/>
    <w:rsid w:val="009E16EA"/>
    <w:rsid w:val="009E1CAF"/>
    <w:rsid w:val="009E25FF"/>
    <w:rsid w:val="009E3347"/>
    <w:rsid w:val="009E3888"/>
    <w:rsid w:val="009E3A09"/>
    <w:rsid w:val="009E3A0B"/>
    <w:rsid w:val="009E4EE0"/>
    <w:rsid w:val="009E5A77"/>
    <w:rsid w:val="009E6742"/>
    <w:rsid w:val="009E69B1"/>
    <w:rsid w:val="009F0FC8"/>
    <w:rsid w:val="009F1215"/>
    <w:rsid w:val="009F1AE7"/>
    <w:rsid w:val="009F2012"/>
    <w:rsid w:val="009F20B1"/>
    <w:rsid w:val="009F23C6"/>
    <w:rsid w:val="009F2A33"/>
    <w:rsid w:val="009F2F0A"/>
    <w:rsid w:val="009F318E"/>
    <w:rsid w:val="009F33D8"/>
    <w:rsid w:val="009F3934"/>
    <w:rsid w:val="009F3BDB"/>
    <w:rsid w:val="009F4FF5"/>
    <w:rsid w:val="009F5887"/>
    <w:rsid w:val="009F5A11"/>
    <w:rsid w:val="009F61D4"/>
    <w:rsid w:val="009F763E"/>
    <w:rsid w:val="009F7A75"/>
    <w:rsid w:val="00A00B6E"/>
    <w:rsid w:val="00A00DBB"/>
    <w:rsid w:val="00A039C4"/>
    <w:rsid w:val="00A03DC4"/>
    <w:rsid w:val="00A041F0"/>
    <w:rsid w:val="00A050C1"/>
    <w:rsid w:val="00A06615"/>
    <w:rsid w:val="00A06C1E"/>
    <w:rsid w:val="00A07770"/>
    <w:rsid w:val="00A07B9B"/>
    <w:rsid w:val="00A10A69"/>
    <w:rsid w:val="00A11325"/>
    <w:rsid w:val="00A11857"/>
    <w:rsid w:val="00A120E4"/>
    <w:rsid w:val="00A135DA"/>
    <w:rsid w:val="00A14084"/>
    <w:rsid w:val="00A14BF0"/>
    <w:rsid w:val="00A1532D"/>
    <w:rsid w:val="00A15DB4"/>
    <w:rsid w:val="00A1636E"/>
    <w:rsid w:val="00A1678A"/>
    <w:rsid w:val="00A16EE0"/>
    <w:rsid w:val="00A17B8A"/>
    <w:rsid w:val="00A20C74"/>
    <w:rsid w:val="00A20CDD"/>
    <w:rsid w:val="00A215EF"/>
    <w:rsid w:val="00A22437"/>
    <w:rsid w:val="00A224AF"/>
    <w:rsid w:val="00A2300B"/>
    <w:rsid w:val="00A27645"/>
    <w:rsid w:val="00A304ED"/>
    <w:rsid w:val="00A309A2"/>
    <w:rsid w:val="00A30F14"/>
    <w:rsid w:val="00A318B4"/>
    <w:rsid w:val="00A33C87"/>
    <w:rsid w:val="00A3486C"/>
    <w:rsid w:val="00A3607B"/>
    <w:rsid w:val="00A36461"/>
    <w:rsid w:val="00A36702"/>
    <w:rsid w:val="00A370B5"/>
    <w:rsid w:val="00A404B7"/>
    <w:rsid w:val="00A42046"/>
    <w:rsid w:val="00A42888"/>
    <w:rsid w:val="00A42939"/>
    <w:rsid w:val="00A43011"/>
    <w:rsid w:val="00A4305B"/>
    <w:rsid w:val="00A4370E"/>
    <w:rsid w:val="00A43E99"/>
    <w:rsid w:val="00A440E3"/>
    <w:rsid w:val="00A442D5"/>
    <w:rsid w:val="00A51C1E"/>
    <w:rsid w:val="00A5271C"/>
    <w:rsid w:val="00A539A9"/>
    <w:rsid w:val="00A54487"/>
    <w:rsid w:val="00A54E3E"/>
    <w:rsid w:val="00A54F03"/>
    <w:rsid w:val="00A55792"/>
    <w:rsid w:val="00A56093"/>
    <w:rsid w:val="00A5644A"/>
    <w:rsid w:val="00A5644C"/>
    <w:rsid w:val="00A56475"/>
    <w:rsid w:val="00A5700B"/>
    <w:rsid w:val="00A570F8"/>
    <w:rsid w:val="00A60305"/>
    <w:rsid w:val="00A608B5"/>
    <w:rsid w:val="00A61148"/>
    <w:rsid w:val="00A611B1"/>
    <w:rsid w:val="00A6147C"/>
    <w:rsid w:val="00A629B6"/>
    <w:rsid w:val="00A635C0"/>
    <w:rsid w:val="00A645F4"/>
    <w:rsid w:val="00A655D7"/>
    <w:rsid w:val="00A66DEF"/>
    <w:rsid w:val="00A70CBE"/>
    <w:rsid w:val="00A70FAF"/>
    <w:rsid w:val="00A7109A"/>
    <w:rsid w:val="00A71EBB"/>
    <w:rsid w:val="00A720E8"/>
    <w:rsid w:val="00A72A50"/>
    <w:rsid w:val="00A7725A"/>
    <w:rsid w:val="00A77473"/>
    <w:rsid w:val="00A77B32"/>
    <w:rsid w:val="00A80ADA"/>
    <w:rsid w:val="00A81530"/>
    <w:rsid w:val="00A82B6E"/>
    <w:rsid w:val="00A8317D"/>
    <w:rsid w:val="00A8354E"/>
    <w:rsid w:val="00A83A37"/>
    <w:rsid w:val="00A84127"/>
    <w:rsid w:val="00A85116"/>
    <w:rsid w:val="00A85320"/>
    <w:rsid w:val="00A85802"/>
    <w:rsid w:val="00A86450"/>
    <w:rsid w:val="00A8683F"/>
    <w:rsid w:val="00A877FC"/>
    <w:rsid w:val="00A87829"/>
    <w:rsid w:val="00A8788E"/>
    <w:rsid w:val="00A8796C"/>
    <w:rsid w:val="00A90CEC"/>
    <w:rsid w:val="00A90D52"/>
    <w:rsid w:val="00A91A95"/>
    <w:rsid w:val="00A922B3"/>
    <w:rsid w:val="00A92E23"/>
    <w:rsid w:val="00A9362B"/>
    <w:rsid w:val="00A93DCE"/>
    <w:rsid w:val="00A93FDA"/>
    <w:rsid w:val="00A942B9"/>
    <w:rsid w:val="00A95BCD"/>
    <w:rsid w:val="00A95DDF"/>
    <w:rsid w:val="00A97543"/>
    <w:rsid w:val="00AA02D0"/>
    <w:rsid w:val="00AA0EDA"/>
    <w:rsid w:val="00AA13D3"/>
    <w:rsid w:val="00AA15B4"/>
    <w:rsid w:val="00AA167A"/>
    <w:rsid w:val="00AA192A"/>
    <w:rsid w:val="00AA21A9"/>
    <w:rsid w:val="00AA2754"/>
    <w:rsid w:val="00AA28EA"/>
    <w:rsid w:val="00AA2D23"/>
    <w:rsid w:val="00AA3D16"/>
    <w:rsid w:val="00AA46A0"/>
    <w:rsid w:val="00AA5434"/>
    <w:rsid w:val="00AA58B6"/>
    <w:rsid w:val="00AA5DFF"/>
    <w:rsid w:val="00AA5EBA"/>
    <w:rsid w:val="00AA61D6"/>
    <w:rsid w:val="00AA6879"/>
    <w:rsid w:val="00AA6ABB"/>
    <w:rsid w:val="00AA6E1B"/>
    <w:rsid w:val="00AA6FA5"/>
    <w:rsid w:val="00AA7696"/>
    <w:rsid w:val="00AB0B63"/>
    <w:rsid w:val="00AB0BCC"/>
    <w:rsid w:val="00AB1677"/>
    <w:rsid w:val="00AB19D1"/>
    <w:rsid w:val="00AB20FD"/>
    <w:rsid w:val="00AB2C5C"/>
    <w:rsid w:val="00AB31DC"/>
    <w:rsid w:val="00AB3C5A"/>
    <w:rsid w:val="00AB462E"/>
    <w:rsid w:val="00AB6AB3"/>
    <w:rsid w:val="00AB7546"/>
    <w:rsid w:val="00AB7CF2"/>
    <w:rsid w:val="00AC0938"/>
    <w:rsid w:val="00AC0FC4"/>
    <w:rsid w:val="00AC2362"/>
    <w:rsid w:val="00AC26A5"/>
    <w:rsid w:val="00AC3375"/>
    <w:rsid w:val="00AC46AD"/>
    <w:rsid w:val="00AC48CF"/>
    <w:rsid w:val="00AC4CB6"/>
    <w:rsid w:val="00AC5080"/>
    <w:rsid w:val="00AC5309"/>
    <w:rsid w:val="00AC533A"/>
    <w:rsid w:val="00AC774E"/>
    <w:rsid w:val="00AC7EDB"/>
    <w:rsid w:val="00AD0036"/>
    <w:rsid w:val="00AD074D"/>
    <w:rsid w:val="00AD10C0"/>
    <w:rsid w:val="00AD248A"/>
    <w:rsid w:val="00AD25AD"/>
    <w:rsid w:val="00AD25CB"/>
    <w:rsid w:val="00AD2F0C"/>
    <w:rsid w:val="00AD2FD9"/>
    <w:rsid w:val="00AD39AA"/>
    <w:rsid w:val="00AD4529"/>
    <w:rsid w:val="00AD5337"/>
    <w:rsid w:val="00AD608E"/>
    <w:rsid w:val="00AD6992"/>
    <w:rsid w:val="00AD7451"/>
    <w:rsid w:val="00AD75EF"/>
    <w:rsid w:val="00AD7F3F"/>
    <w:rsid w:val="00AE0251"/>
    <w:rsid w:val="00AE2213"/>
    <w:rsid w:val="00AE232A"/>
    <w:rsid w:val="00AE2EE7"/>
    <w:rsid w:val="00AE2FA8"/>
    <w:rsid w:val="00AE398E"/>
    <w:rsid w:val="00AE39B6"/>
    <w:rsid w:val="00AE3F7A"/>
    <w:rsid w:val="00AE43FC"/>
    <w:rsid w:val="00AE514F"/>
    <w:rsid w:val="00AE5FF0"/>
    <w:rsid w:val="00AE64A8"/>
    <w:rsid w:val="00AE7433"/>
    <w:rsid w:val="00AE7B52"/>
    <w:rsid w:val="00AF0AFD"/>
    <w:rsid w:val="00AF0BF7"/>
    <w:rsid w:val="00AF2736"/>
    <w:rsid w:val="00AF2A3E"/>
    <w:rsid w:val="00AF2DED"/>
    <w:rsid w:val="00AF49FB"/>
    <w:rsid w:val="00AF5F1A"/>
    <w:rsid w:val="00AF6EC4"/>
    <w:rsid w:val="00AF6FFE"/>
    <w:rsid w:val="00AF7020"/>
    <w:rsid w:val="00AF7EBA"/>
    <w:rsid w:val="00B01A8A"/>
    <w:rsid w:val="00B022D2"/>
    <w:rsid w:val="00B023A6"/>
    <w:rsid w:val="00B0265B"/>
    <w:rsid w:val="00B02A94"/>
    <w:rsid w:val="00B02B77"/>
    <w:rsid w:val="00B038EC"/>
    <w:rsid w:val="00B03CB6"/>
    <w:rsid w:val="00B04016"/>
    <w:rsid w:val="00B04DBF"/>
    <w:rsid w:val="00B05329"/>
    <w:rsid w:val="00B0566A"/>
    <w:rsid w:val="00B107AC"/>
    <w:rsid w:val="00B11B9F"/>
    <w:rsid w:val="00B1244A"/>
    <w:rsid w:val="00B1269D"/>
    <w:rsid w:val="00B1354A"/>
    <w:rsid w:val="00B13E2F"/>
    <w:rsid w:val="00B156BF"/>
    <w:rsid w:val="00B16B01"/>
    <w:rsid w:val="00B20317"/>
    <w:rsid w:val="00B20CEE"/>
    <w:rsid w:val="00B20D13"/>
    <w:rsid w:val="00B20E7F"/>
    <w:rsid w:val="00B2212F"/>
    <w:rsid w:val="00B23148"/>
    <w:rsid w:val="00B25060"/>
    <w:rsid w:val="00B255A1"/>
    <w:rsid w:val="00B25D69"/>
    <w:rsid w:val="00B262BA"/>
    <w:rsid w:val="00B26A24"/>
    <w:rsid w:val="00B26C59"/>
    <w:rsid w:val="00B30F7D"/>
    <w:rsid w:val="00B3175F"/>
    <w:rsid w:val="00B32378"/>
    <w:rsid w:val="00B326B1"/>
    <w:rsid w:val="00B32B18"/>
    <w:rsid w:val="00B342E0"/>
    <w:rsid w:val="00B35913"/>
    <w:rsid w:val="00B35B47"/>
    <w:rsid w:val="00B35F2D"/>
    <w:rsid w:val="00B36815"/>
    <w:rsid w:val="00B36C16"/>
    <w:rsid w:val="00B375A3"/>
    <w:rsid w:val="00B379B9"/>
    <w:rsid w:val="00B379E8"/>
    <w:rsid w:val="00B37A61"/>
    <w:rsid w:val="00B404AD"/>
    <w:rsid w:val="00B409B0"/>
    <w:rsid w:val="00B40A5D"/>
    <w:rsid w:val="00B40B1A"/>
    <w:rsid w:val="00B413A4"/>
    <w:rsid w:val="00B42A07"/>
    <w:rsid w:val="00B42BFD"/>
    <w:rsid w:val="00B42E7D"/>
    <w:rsid w:val="00B43459"/>
    <w:rsid w:val="00B44055"/>
    <w:rsid w:val="00B449AB"/>
    <w:rsid w:val="00B44FFD"/>
    <w:rsid w:val="00B4569E"/>
    <w:rsid w:val="00B45B6D"/>
    <w:rsid w:val="00B472D8"/>
    <w:rsid w:val="00B4795B"/>
    <w:rsid w:val="00B50A67"/>
    <w:rsid w:val="00B51A4E"/>
    <w:rsid w:val="00B52155"/>
    <w:rsid w:val="00B52322"/>
    <w:rsid w:val="00B529A1"/>
    <w:rsid w:val="00B52E28"/>
    <w:rsid w:val="00B53F9D"/>
    <w:rsid w:val="00B55812"/>
    <w:rsid w:val="00B560C2"/>
    <w:rsid w:val="00B5697F"/>
    <w:rsid w:val="00B56DE3"/>
    <w:rsid w:val="00B56ED4"/>
    <w:rsid w:val="00B579D1"/>
    <w:rsid w:val="00B57B29"/>
    <w:rsid w:val="00B60DED"/>
    <w:rsid w:val="00B61331"/>
    <w:rsid w:val="00B61BBF"/>
    <w:rsid w:val="00B622DE"/>
    <w:rsid w:val="00B6281D"/>
    <w:rsid w:val="00B62CBB"/>
    <w:rsid w:val="00B62D01"/>
    <w:rsid w:val="00B62EE5"/>
    <w:rsid w:val="00B64227"/>
    <w:rsid w:val="00B64913"/>
    <w:rsid w:val="00B65CD3"/>
    <w:rsid w:val="00B662F8"/>
    <w:rsid w:val="00B678F6"/>
    <w:rsid w:val="00B70768"/>
    <w:rsid w:val="00B71759"/>
    <w:rsid w:val="00B71CC5"/>
    <w:rsid w:val="00B71EAF"/>
    <w:rsid w:val="00B724BE"/>
    <w:rsid w:val="00B72DCC"/>
    <w:rsid w:val="00B7343C"/>
    <w:rsid w:val="00B73BCE"/>
    <w:rsid w:val="00B746C5"/>
    <w:rsid w:val="00B75077"/>
    <w:rsid w:val="00B750B1"/>
    <w:rsid w:val="00B8105F"/>
    <w:rsid w:val="00B82353"/>
    <w:rsid w:val="00B8262F"/>
    <w:rsid w:val="00B82675"/>
    <w:rsid w:val="00B82F5F"/>
    <w:rsid w:val="00B832D6"/>
    <w:rsid w:val="00B833A0"/>
    <w:rsid w:val="00B8454D"/>
    <w:rsid w:val="00B84BCD"/>
    <w:rsid w:val="00B856F1"/>
    <w:rsid w:val="00B86A59"/>
    <w:rsid w:val="00B86A97"/>
    <w:rsid w:val="00B86C68"/>
    <w:rsid w:val="00B86DEB"/>
    <w:rsid w:val="00B87159"/>
    <w:rsid w:val="00B9196C"/>
    <w:rsid w:val="00B92001"/>
    <w:rsid w:val="00B9276B"/>
    <w:rsid w:val="00B93342"/>
    <w:rsid w:val="00B939A0"/>
    <w:rsid w:val="00B94C59"/>
    <w:rsid w:val="00B951FE"/>
    <w:rsid w:val="00B95DB4"/>
    <w:rsid w:val="00B9679A"/>
    <w:rsid w:val="00B96FD9"/>
    <w:rsid w:val="00B9702D"/>
    <w:rsid w:val="00B976F9"/>
    <w:rsid w:val="00B9784D"/>
    <w:rsid w:val="00BA0876"/>
    <w:rsid w:val="00BA10A9"/>
    <w:rsid w:val="00BA10E5"/>
    <w:rsid w:val="00BA1348"/>
    <w:rsid w:val="00BA294F"/>
    <w:rsid w:val="00BA2A33"/>
    <w:rsid w:val="00BA2E80"/>
    <w:rsid w:val="00BA40FB"/>
    <w:rsid w:val="00BA4D2D"/>
    <w:rsid w:val="00BA52B9"/>
    <w:rsid w:val="00BA563D"/>
    <w:rsid w:val="00BA5E3A"/>
    <w:rsid w:val="00BA5F51"/>
    <w:rsid w:val="00BA6517"/>
    <w:rsid w:val="00BA7F26"/>
    <w:rsid w:val="00BB01F1"/>
    <w:rsid w:val="00BB1B11"/>
    <w:rsid w:val="00BB2146"/>
    <w:rsid w:val="00BB2360"/>
    <w:rsid w:val="00BB239B"/>
    <w:rsid w:val="00BB344D"/>
    <w:rsid w:val="00BB3C0A"/>
    <w:rsid w:val="00BB3FFD"/>
    <w:rsid w:val="00BB4483"/>
    <w:rsid w:val="00BB45AC"/>
    <w:rsid w:val="00BB53B3"/>
    <w:rsid w:val="00BB5948"/>
    <w:rsid w:val="00BB5991"/>
    <w:rsid w:val="00BC003B"/>
    <w:rsid w:val="00BC1218"/>
    <w:rsid w:val="00BC25CA"/>
    <w:rsid w:val="00BC2663"/>
    <w:rsid w:val="00BC5066"/>
    <w:rsid w:val="00BC55AF"/>
    <w:rsid w:val="00BC62BB"/>
    <w:rsid w:val="00BC7619"/>
    <w:rsid w:val="00BC7892"/>
    <w:rsid w:val="00BD009E"/>
    <w:rsid w:val="00BD0E11"/>
    <w:rsid w:val="00BD1794"/>
    <w:rsid w:val="00BD1889"/>
    <w:rsid w:val="00BD1F00"/>
    <w:rsid w:val="00BD223E"/>
    <w:rsid w:val="00BD28B8"/>
    <w:rsid w:val="00BD2A29"/>
    <w:rsid w:val="00BD2E66"/>
    <w:rsid w:val="00BD31F4"/>
    <w:rsid w:val="00BD33F1"/>
    <w:rsid w:val="00BD3BC6"/>
    <w:rsid w:val="00BD4282"/>
    <w:rsid w:val="00BD46DD"/>
    <w:rsid w:val="00BD4FB3"/>
    <w:rsid w:val="00BD5797"/>
    <w:rsid w:val="00BD5FED"/>
    <w:rsid w:val="00BD767D"/>
    <w:rsid w:val="00BD7828"/>
    <w:rsid w:val="00BD797A"/>
    <w:rsid w:val="00BE1124"/>
    <w:rsid w:val="00BE1807"/>
    <w:rsid w:val="00BE287D"/>
    <w:rsid w:val="00BE2C11"/>
    <w:rsid w:val="00BE3444"/>
    <w:rsid w:val="00BE36D1"/>
    <w:rsid w:val="00BE3CDF"/>
    <w:rsid w:val="00BE3CEB"/>
    <w:rsid w:val="00BE4019"/>
    <w:rsid w:val="00BE4990"/>
    <w:rsid w:val="00BE5090"/>
    <w:rsid w:val="00BE593D"/>
    <w:rsid w:val="00BE5C0E"/>
    <w:rsid w:val="00BE6758"/>
    <w:rsid w:val="00BE6B5A"/>
    <w:rsid w:val="00BE70AF"/>
    <w:rsid w:val="00BE766A"/>
    <w:rsid w:val="00BF022E"/>
    <w:rsid w:val="00BF223A"/>
    <w:rsid w:val="00BF2D27"/>
    <w:rsid w:val="00BF4D1D"/>
    <w:rsid w:val="00BF55D4"/>
    <w:rsid w:val="00BF5B7C"/>
    <w:rsid w:val="00BF6EFE"/>
    <w:rsid w:val="00BF78FB"/>
    <w:rsid w:val="00C00F8A"/>
    <w:rsid w:val="00C0298E"/>
    <w:rsid w:val="00C038F2"/>
    <w:rsid w:val="00C03B03"/>
    <w:rsid w:val="00C04263"/>
    <w:rsid w:val="00C045CC"/>
    <w:rsid w:val="00C053B2"/>
    <w:rsid w:val="00C062CA"/>
    <w:rsid w:val="00C064E3"/>
    <w:rsid w:val="00C06D85"/>
    <w:rsid w:val="00C072C3"/>
    <w:rsid w:val="00C1064D"/>
    <w:rsid w:val="00C11077"/>
    <w:rsid w:val="00C11E7F"/>
    <w:rsid w:val="00C12016"/>
    <w:rsid w:val="00C12222"/>
    <w:rsid w:val="00C125D8"/>
    <w:rsid w:val="00C13E8A"/>
    <w:rsid w:val="00C13FB0"/>
    <w:rsid w:val="00C149DE"/>
    <w:rsid w:val="00C15960"/>
    <w:rsid w:val="00C15A87"/>
    <w:rsid w:val="00C171E2"/>
    <w:rsid w:val="00C1798F"/>
    <w:rsid w:val="00C205F9"/>
    <w:rsid w:val="00C20E97"/>
    <w:rsid w:val="00C213C7"/>
    <w:rsid w:val="00C217E7"/>
    <w:rsid w:val="00C2185E"/>
    <w:rsid w:val="00C21FD2"/>
    <w:rsid w:val="00C2210A"/>
    <w:rsid w:val="00C228FF"/>
    <w:rsid w:val="00C23E34"/>
    <w:rsid w:val="00C24082"/>
    <w:rsid w:val="00C24E92"/>
    <w:rsid w:val="00C25B3C"/>
    <w:rsid w:val="00C272BA"/>
    <w:rsid w:val="00C27F8D"/>
    <w:rsid w:val="00C31E87"/>
    <w:rsid w:val="00C32871"/>
    <w:rsid w:val="00C331D8"/>
    <w:rsid w:val="00C33D36"/>
    <w:rsid w:val="00C33FB2"/>
    <w:rsid w:val="00C341EF"/>
    <w:rsid w:val="00C35184"/>
    <w:rsid w:val="00C35AD8"/>
    <w:rsid w:val="00C35F11"/>
    <w:rsid w:val="00C3646B"/>
    <w:rsid w:val="00C374E6"/>
    <w:rsid w:val="00C410F4"/>
    <w:rsid w:val="00C42F14"/>
    <w:rsid w:val="00C43847"/>
    <w:rsid w:val="00C43E62"/>
    <w:rsid w:val="00C43ECB"/>
    <w:rsid w:val="00C45925"/>
    <w:rsid w:val="00C45E98"/>
    <w:rsid w:val="00C46094"/>
    <w:rsid w:val="00C46536"/>
    <w:rsid w:val="00C46C86"/>
    <w:rsid w:val="00C46F56"/>
    <w:rsid w:val="00C47256"/>
    <w:rsid w:val="00C47B5E"/>
    <w:rsid w:val="00C47C01"/>
    <w:rsid w:val="00C47C5F"/>
    <w:rsid w:val="00C47FB0"/>
    <w:rsid w:val="00C51653"/>
    <w:rsid w:val="00C51FF8"/>
    <w:rsid w:val="00C529F8"/>
    <w:rsid w:val="00C5488C"/>
    <w:rsid w:val="00C54B08"/>
    <w:rsid w:val="00C551B1"/>
    <w:rsid w:val="00C55C06"/>
    <w:rsid w:val="00C56D7A"/>
    <w:rsid w:val="00C57607"/>
    <w:rsid w:val="00C57764"/>
    <w:rsid w:val="00C57B0C"/>
    <w:rsid w:val="00C60A33"/>
    <w:rsid w:val="00C62131"/>
    <w:rsid w:val="00C62B6F"/>
    <w:rsid w:val="00C64BA1"/>
    <w:rsid w:val="00C64DD4"/>
    <w:rsid w:val="00C653F1"/>
    <w:rsid w:val="00C6666F"/>
    <w:rsid w:val="00C6791B"/>
    <w:rsid w:val="00C67B40"/>
    <w:rsid w:val="00C71448"/>
    <w:rsid w:val="00C721BB"/>
    <w:rsid w:val="00C722C0"/>
    <w:rsid w:val="00C72836"/>
    <w:rsid w:val="00C728AA"/>
    <w:rsid w:val="00C72FCF"/>
    <w:rsid w:val="00C73096"/>
    <w:rsid w:val="00C757B1"/>
    <w:rsid w:val="00C771E1"/>
    <w:rsid w:val="00C7779D"/>
    <w:rsid w:val="00C77C44"/>
    <w:rsid w:val="00C8053A"/>
    <w:rsid w:val="00C80CB1"/>
    <w:rsid w:val="00C81A77"/>
    <w:rsid w:val="00C8233D"/>
    <w:rsid w:val="00C82655"/>
    <w:rsid w:val="00C8291B"/>
    <w:rsid w:val="00C83D52"/>
    <w:rsid w:val="00C841B7"/>
    <w:rsid w:val="00C84EB7"/>
    <w:rsid w:val="00C86CE1"/>
    <w:rsid w:val="00C875D1"/>
    <w:rsid w:val="00C87ECD"/>
    <w:rsid w:val="00C87F19"/>
    <w:rsid w:val="00C90C18"/>
    <w:rsid w:val="00C90C66"/>
    <w:rsid w:val="00C90CF0"/>
    <w:rsid w:val="00C91EAA"/>
    <w:rsid w:val="00C92405"/>
    <w:rsid w:val="00C92521"/>
    <w:rsid w:val="00C941CB"/>
    <w:rsid w:val="00C94298"/>
    <w:rsid w:val="00C94C44"/>
    <w:rsid w:val="00C95057"/>
    <w:rsid w:val="00C951EC"/>
    <w:rsid w:val="00C95875"/>
    <w:rsid w:val="00C972B7"/>
    <w:rsid w:val="00C9782A"/>
    <w:rsid w:val="00CA0D64"/>
    <w:rsid w:val="00CA18B5"/>
    <w:rsid w:val="00CA1B07"/>
    <w:rsid w:val="00CA1D49"/>
    <w:rsid w:val="00CA271A"/>
    <w:rsid w:val="00CA2738"/>
    <w:rsid w:val="00CA2D62"/>
    <w:rsid w:val="00CA30F9"/>
    <w:rsid w:val="00CA3BEA"/>
    <w:rsid w:val="00CA4517"/>
    <w:rsid w:val="00CA48A4"/>
    <w:rsid w:val="00CA4BA6"/>
    <w:rsid w:val="00CA5244"/>
    <w:rsid w:val="00CA53BC"/>
    <w:rsid w:val="00CA5417"/>
    <w:rsid w:val="00CA58B8"/>
    <w:rsid w:val="00CA5981"/>
    <w:rsid w:val="00CA6D16"/>
    <w:rsid w:val="00CA6E89"/>
    <w:rsid w:val="00CA7C07"/>
    <w:rsid w:val="00CB03BB"/>
    <w:rsid w:val="00CB0C17"/>
    <w:rsid w:val="00CB1B63"/>
    <w:rsid w:val="00CB1DA3"/>
    <w:rsid w:val="00CB21DA"/>
    <w:rsid w:val="00CB2E54"/>
    <w:rsid w:val="00CB3147"/>
    <w:rsid w:val="00CB3779"/>
    <w:rsid w:val="00CB40BC"/>
    <w:rsid w:val="00CB42C9"/>
    <w:rsid w:val="00CB69D1"/>
    <w:rsid w:val="00CB7111"/>
    <w:rsid w:val="00CB75D5"/>
    <w:rsid w:val="00CC12FB"/>
    <w:rsid w:val="00CC1CA4"/>
    <w:rsid w:val="00CC1F78"/>
    <w:rsid w:val="00CC24BF"/>
    <w:rsid w:val="00CC2685"/>
    <w:rsid w:val="00CC42C5"/>
    <w:rsid w:val="00CC53B2"/>
    <w:rsid w:val="00CC6C21"/>
    <w:rsid w:val="00CC7537"/>
    <w:rsid w:val="00CC7859"/>
    <w:rsid w:val="00CD166D"/>
    <w:rsid w:val="00CD1D7A"/>
    <w:rsid w:val="00CD202F"/>
    <w:rsid w:val="00CD22E7"/>
    <w:rsid w:val="00CD23BA"/>
    <w:rsid w:val="00CD2F12"/>
    <w:rsid w:val="00CD3D67"/>
    <w:rsid w:val="00CD5C40"/>
    <w:rsid w:val="00CD5DF7"/>
    <w:rsid w:val="00CD6237"/>
    <w:rsid w:val="00CD7C29"/>
    <w:rsid w:val="00CD7C76"/>
    <w:rsid w:val="00CE03FA"/>
    <w:rsid w:val="00CE0529"/>
    <w:rsid w:val="00CE1721"/>
    <w:rsid w:val="00CE1FA1"/>
    <w:rsid w:val="00CE4095"/>
    <w:rsid w:val="00CE4DE6"/>
    <w:rsid w:val="00CE55CC"/>
    <w:rsid w:val="00CE61B3"/>
    <w:rsid w:val="00CE6317"/>
    <w:rsid w:val="00CE7F3F"/>
    <w:rsid w:val="00CF1585"/>
    <w:rsid w:val="00CF19B9"/>
    <w:rsid w:val="00CF42F8"/>
    <w:rsid w:val="00CF433D"/>
    <w:rsid w:val="00CF44DE"/>
    <w:rsid w:val="00CF4606"/>
    <w:rsid w:val="00CF6B78"/>
    <w:rsid w:val="00D0245B"/>
    <w:rsid w:val="00D031D1"/>
    <w:rsid w:val="00D03E3C"/>
    <w:rsid w:val="00D044BB"/>
    <w:rsid w:val="00D054C2"/>
    <w:rsid w:val="00D056ED"/>
    <w:rsid w:val="00D05EA9"/>
    <w:rsid w:val="00D06EA3"/>
    <w:rsid w:val="00D074D3"/>
    <w:rsid w:val="00D1091B"/>
    <w:rsid w:val="00D10E4E"/>
    <w:rsid w:val="00D113AE"/>
    <w:rsid w:val="00D12D5D"/>
    <w:rsid w:val="00D12FC9"/>
    <w:rsid w:val="00D131F7"/>
    <w:rsid w:val="00D13481"/>
    <w:rsid w:val="00D13FB0"/>
    <w:rsid w:val="00D14C56"/>
    <w:rsid w:val="00D15211"/>
    <w:rsid w:val="00D1590B"/>
    <w:rsid w:val="00D15FE7"/>
    <w:rsid w:val="00D1742C"/>
    <w:rsid w:val="00D17648"/>
    <w:rsid w:val="00D20C97"/>
    <w:rsid w:val="00D213DF"/>
    <w:rsid w:val="00D215E1"/>
    <w:rsid w:val="00D215E7"/>
    <w:rsid w:val="00D21618"/>
    <w:rsid w:val="00D2176C"/>
    <w:rsid w:val="00D21ABA"/>
    <w:rsid w:val="00D21E92"/>
    <w:rsid w:val="00D21F3D"/>
    <w:rsid w:val="00D23FF0"/>
    <w:rsid w:val="00D24DD8"/>
    <w:rsid w:val="00D253A4"/>
    <w:rsid w:val="00D25661"/>
    <w:rsid w:val="00D26644"/>
    <w:rsid w:val="00D32CAA"/>
    <w:rsid w:val="00D33803"/>
    <w:rsid w:val="00D33C76"/>
    <w:rsid w:val="00D347A6"/>
    <w:rsid w:val="00D34AAF"/>
    <w:rsid w:val="00D35213"/>
    <w:rsid w:val="00D36387"/>
    <w:rsid w:val="00D3683A"/>
    <w:rsid w:val="00D40406"/>
    <w:rsid w:val="00D405B0"/>
    <w:rsid w:val="00D40F54"/>
    <w:rsid w:val="00D414BC"/>
    <w:rsid w:val="00D41FB4"/>
    <w:rsid w:val="00D4201A"/>
    <w:rsid w:val="00D4214C"/>
    <w:rsid w:val="00D42498"/>
    <w:rsid w:val="00D42B45"/>
    <w:rsid w:val="00D43A0F"/>
    <w:rsid w:val="00D448BF"/>
    <w:rsid w:val="00D458EE"/>
    <w:rsid w:val="00D45E09"/>
    <w:rsid w:val="00D46503"/>
    <w:rsid w:val="00D476D4"/>
    <w:rsid w:val="00D477ED"/>
    <w:rsid w:val="00D47CCF"/>
    <w:rsid w:val="00D50517"/>
    <w:rsid w:val="00D50C6A"/>
    <w:rsid w:val="00D50CA3"/>
    <w:rsid w:val="00D51453"/>
    <w:rsid w:val="00D5286B"/>
    <w:rsid w:val="00D53805"/>
    <w:rsid w:val="00D53DA1"/>
    <w:rsid w:val="00D555D8"/>
    <w:rsid w:val="00D57D76"/>
    <w:rsid w:val="00D57FCB"/>
    <w:rsid w:val="00D61C90"/>
    <w:rsid w:val="00D626CD"/>
    <w:rsid w:val="00D633A0"/>
    <w:rsid w:val="00D633F8"/>
    <w:rsid w:val="00D639D4"/>
    <w:rsid w:val="00D63E6F"/>
    <w:rsid w:val="00D64064"/>
    <w:rsid w:val="00D644E4"/>
    <w:rsid w:val="00D64DB3"/>
    <w:rsid w:val="00D6503A"/>
    <w:rsid w:val="00D650EA"/>
    <w:rsid w:val="00D658EB"/>
    <w:rsid w:val="00D65996"/>
    <w:rsid w:val="00D659EB"/>
    <w:rsid w:val="00D67AC9"/>
    <w:rsid w:val="00D71718"/>
    <w:rsid w:val="00D72169"/>
    <w:rsid w:val="00D724A5"/>
    <w:rsid w:val="00D7278A"/>
    <w:rsid w:val="00D72D28"/>
    <w:rsid w:val="00D7332C"/>
    <w:rsid w:val="00D73AAF"/>
    <w:rsid w:val="00D75124"/>
    <w:rsid w:val="00D75855"/>
    <w:rsid w:val="00D759ED"/>
    <w:rsid w:val="00D76406"/>
    <w:rsid w:val="00D76962"/>
    <w:rsid w:val="00D80077"/>
    <w:rsid w:val="00D805A4"/>
    <w:rsid w:val="00D80CDF"/>
    <w:rsid w:val="00D8189C"/>
    <w:rsid w:val="00D82B6B"/>
    <w:rsid w:val="00D83461"/>
    <w:rsid w:val="00D834E4"/>
    <w:rsid w:val="00D83F52"/>
    <w:rsid w:val="00D8594A"/>
    <w:rsid w:val="00D85C07"/>
    <w:rsid w:val="00D85C4C"/>
    <w:rsid w:val="00D85E23"/>
    <w:rsid w:val="00D860BF"/>
    <w:rsid w:val="00D8692E"/>
    <w:rsid w:val="00D901B3"/>
    <w:rsid w:val="00D90857"/>
    <w:rsid w:val="00D90CE6"/>
    <w:rsid w:val="00D91205"/>
    <w:rsid w:val="00D91800"/>
    <w:rsid w:val="00D9206B"/>
    <w:rsid w:val="00D92E8B"/>
    <w:rsid w:val="00D93AC6"/>
    <w:rsid w:val="00D93F9E"/>
    <w:rsid w:val="00D9429A"/>
    <w:rsid w:val="00D9481F"/>
    <w:rsid w:val="00D94CE3"/>
    <w:rsid w:val="00D95121"/>
    <w:rsid w:val="00D95494"/>
    <w:rsid w:val="00D95A56"/>
    <w:rsid w:val="00D964F6"/>
    <w:rsid w:val="00D968D0"/>
    <w:rsid w:val="00DA04DF"/>
    <w:rsid w:val="00DA112D"/>
    <w:rsid w:val="00DA1B58"/>
    <w:rsid w:val="00DA2690"/>
    <w:rsid w:val="00DA27EE"/>
    <w:rsid w:val="00DA3772"/>
    <w:rsid w:val="00DA3D7B"/>
    <w:rsid w:val="00DB0C97"/>
    <w:rsid w:val="00DB1027"/>
    <w:rsid w:val="00DB128A"/>
    <w:rsid w:val="00DB17EA"/>
    <w:rsid w:val="00DB27F0"/>
    <w:rsid w:val="00DB2D08"/>
    <w:rsid w:val="00DB3732"/>
    <w:rsid w:val="00DB51DE"/>
    <w:rsid w:val="00DB5B2E"/>
    <w:rsid w:val="00DB7C63"/>
    <w:rsid w:val="00DB7DDD"/>
    <w:rsid w:val="00DC1592"/>
    <w:rsid w:val="00DC187F"/>
    <w:rsid w:val="00DC275F"/>
    <w:rsid w:val="00DC316D"/>
    <w:rsid w:val="00DC515A"/>
    <w:rsid w:val="00DC5EE3"/>
    <w:rsid w:val="00DC6376"/>
    <w:rsid w:val="00DC7152"/>
    <w:rsid w:val="00DC72CA"/>
    <w:rsid w:val="00DC7BEE"/>
    <w:rsid w:val="00DD0662"/>
    <w:rsid w:val="00DD0801"/>
    <w:rsid w:val="00DD0822"/>
    <w:rsid w:val="00DD116F"/>
    <w:rsid w:val="00DD20F4"/>
    <w:rsid w:val="00DD2D3F"/>
    <w:rsid w:val="00DD3F75"/>
    <w:rsid w:val="00DD544B"/>
    <w:rsid w:val="00DD572A"/>
    <w:rsid w:val="00DD5AF8"/>
    <w:rsid w:val="00DD6087"/>
    <w:rsid w:val="00DD6527"/>
    <w:rsid w:val="00DD67D0"/>
    <w:rsid w:val="00DD7C85"/>
    <w:rsid w:val="00DE1A3A"/>
    <w:rsid w:val="00DE1B3F"/>
    <w:rsid w:val="00DE37CD"/>
    <w:rsid w:val="00DE3EE0"/>
    <w:rsid w:val="00DE420D"/>
    <w:rsid w:val="00DE438B"/>
    <w:rsid w:val="00DF07FD"/>
    <w:rsid w:val="00DF1060"/>
    <w:rsid w:val="00DF1560"/>
    <w:rsid w:val="00DF2C6F"/>
    <w:rsid w:val="00DF2CD0"/>
    <w:rsid w:val="00DF2DE2"/>
    <w:rsid w:val="00DF320B"/>
    <w:rsid w:val="00DF32FE"/>
    <w:rsid w:val="00DF35ED"/>
    <w:rsid w:val="00DF3E53"/>
    <w:rsid w:val="00DF451D"/>
    <w:rsid w:val="00DF4A10"/>
    <w:rsid w:val="00DF4DC6"/>
    <w:rsid w:val="00DF5E53"/>
    <w:rsid w:val="00DF6C95"/>
    <w:rsid w:val="00DF7BBB"/>
    <w:rsid w:val="00DF7E36"/>
    <w:rsid w:val="00E01492"/>
    <w:rsid w:val="00E022C4"/>
    <w:rsid w:val="00E0275B"/>
    <w:rsid w:val="00E034C8"/>
    <w:rsid w:val="00E04897"/>
    <w:rsid w:val="00E0544D"/>
    <w:rsid w:val="00E0689E"/>
    <w:rsid w:val="00E068BB"/>
    <w:rsid w:val="00E07382"/>
    <w:rsid w:val="00E078E3"/>
    <w:rsid w:val="00E10AFC"/>
    <w:rsid w:val="00E10C2E"/>
    <w:rsid w:val="00E10D18"/>
    <w:rsid w:val="00E14F13"/>
    <w:rsid w:val="00E15667"/>
    <w:rsid w:val="00E16009"/>
    <w:rsid w:val="00E166CE"/>
    <w:rsid w:val="00E169E2"/>
    <w:rsid w:val="00E205D3"/>
    <w:rsid w:val="00E21283"/>
    <w:rsid w:val="00E220E3"/>
    <w:rsid w:val="00E22191"/>
    <w:rsid w:val="00E24A52"/>
    <w:rsid w:val="00E24BC5"/>
    <w:rsid w:val="00E26547"/>
    <w:rsid w:val="00E27946"/>
    <w:rsid w:val="00E306A5"/>
    <w:rsid w:val="00E31277"/>
    <w:rsid w:val="00E316CD"/>
    <w:rsid w:val="00E31A98"/>
    <w:rsid w:val="00E3216B"/>
    <w:rsid w:val="00E321CF"/>
    <w:rsid w:val="00E32345"/>
    <w:rsid w:val="00E323FE"/>
    <w:rsid w:val="00E33378"/>
    <w:rsid w:val="00E3348E"/>
    <w:rsid w:val="00E337F5"/>
    <w:rsid w:val="00E33B6B"/>
    <w:rsid w:val="00E33B92"/>
    <w:rsid w:val="00E346CF"/>
    <w:rsid w:val="00E34894"/>
    <w:rsid w:val="00E354CC"/>
    <w:rsid w:val="00E356BA"/>
    <w:rsid w:val="00E35DBF"/>
    <w:rsid w:val="00E36933"/>
    <w:rsid w:val="00E3772C"/>
    <w:rsid w:val="00E41572"/>
    <w:rsid w:val="00E4167F"/>
    <w:rsid w:val="00E42BCD"/>
    <w:rsid w:val="00E432AA"/>
    <w:rsid w:val="00E43BFE"/>
    <w:rsid w:val="00E44105"/>
    <w:rsid w:val="00E44EBC"/>
    <w:rsid w:val="00E450BA"/>
    <w:rsid w:val="00E452AA"/>
    <w:rsid w:val="00E4538A"/>
    <w:rsid w:val="00E45460"/>
    <w:rsid w:val="00E458FF"/>
    <w:rsid w:val="00E45A0F"/>
    <w:rsid w:val="00E46732"/>
    <w:rsid w:val="00E46E15"/>
    <w:rsid w:val="00E47796"/>
    <w:rsid w:val="00E47CFE"/>
    <w:rsid w:val="00E5105F"/>
    <w:rsid w:val="00E530FD"/>
    <w:rsid w:val="00E53B41"/>
    <w:rsid w:val="00E53BB4"/>
    <w:rsid w:val="00E55049"/>
    <w:rsid w:val="00E5577F"/>
    <w:rsid w:val="00E55805"/>
    <w:rsid w:val="00E56411"/>
    <w:rsid w:val="00E56E7B"/>
    <w:rsid w:val="00E57327"/>
    <w:rsid w:val="00E5785C"/>
    <w:rsid w:val="00E600C2"/>
    <w:rsid w:val="00E603D8"/>
    <w:rsid w:val="00E60CC9"/>
    <w:rsid w:val="00E60E04"/>
    <w:rsid w:val="00E60E79"/>
    <w:rsid w:val="00E615A5"/>
    <w:rsid w:val="00E6288D"/>
    <w:rsid w:val="00E62F3B"/>
    <w:rsid w:val="00E63387"/>
    <w:rsid w:val="00E6375A"/>
    <w:rsid w:val="00E63C4D"/>
    <w:rsid w:val="00E643C2"/>
    <w:rsid w:val="00E64F24"/>
    <w:rsid w:val="00E65997"/>
    <w:rsid w:val="00E65CA1"/>
    <w:rsid w:val="00E6640D"/>
    <w:rsid w:val="00E66562"/>
    <w:rsid w:val="00E66B95"/>
    <w:rsid w:val="00E676DA"/>
    <w:rsid w:val="00E67ACD"/>
    <w:rsid w:val="00E67B00"/>
    <w:rsid w:val="00E70619"/>
    <w:rsid w:val="00E712C1"/>
    <w:rsid w:val="00E7133D"/>
    <w:rsid w:val="00E71A08"/>
    <w:rsid w:val="00E72144"/>
    <w:rsid w:val="00E73B76"/>
    <w:rsid w:val="00E73EFE"/>
    <w:rsid w:val="00E73F92"/>
    <w:rsid w:val="00E741E4"/>
    <w:rsid w:val="00E7437C"/>
    <w:rsid w:val="00E75ACE"/>
    <w:rsid w:val="00E760CB"/>
    <w:rsid w:val="00E76EE9"/>
    <w:rsid w:val="00E76F61"/>
    <w:rsid w:val="00E77121"/>
    <w:rsid w:val="00E77496"/>
    <w:rsid w:val="00E775A6"/>
    <w:rsid w:val="00E80173"/>
    <w:rsid w:val="00E80F37"/>
    <w:rsid w:val="00E8103F"/>
    <w:rsid w:val="00E81F9B"/>
    <w:rsid w:val="00E82A5B"/>
    <w:rsid w:val="00E82DE0"/>
    <w:rsid w:val="00E83426"/>
    <w:rsid w:val="00E83D3C"/>
    <w:rsid w:val="00E8505E"/>
    <w:rsid w:val="00E85173"/>
    <w:rsid w:val="00E85B61"/>
    <w:rsid w:val="00E868A1"/>
    <w:rsid w:val="00E86EC7"/>
    <w:rsid w:val="00E87402"/>
    <w:rsid w:val="00E87849"/>
    <w:rsid w:val="00E91497"/>
    <w:rsid w:val="00E91E2C"/>
    <w:rsid w:val="00E92484"/>
    <w:rsid w:val="00E92958"/>
    <w:rsid w:val="00E93819"/>
    <w:rsid w:val="00E94D70"/>
    <w:rsid w:val="00E9534F"/>
    <w:rsid w:val="00E95915"/>
    <w:rsid w:val="00E95C0B"/>
    <w:rsid w:val="00E96ABC"/>
    <w:rsid w:val="00EA0099"/>
    <w:rsid w:val="00EA1530"/>
    <w:rsid w:val="00EA1565"/>
    <w:rsid w:val="00EA1589"/>
    <w:rsid w:val="00EA15AD"/>
    <w:rsid w:val="00EA1E27"/>
    <w:rsid w:val="00EA2693"/>
    <w:rsid w:val="00EA27A6"/>
    <w:rsid w:val="00EA3886"/>
    <w:rsid w:val="00EA3991"/>
    <w:rsid w:val="00EA3CBD"/>
    <w:rsid w:val="00EA4189"/>
    <w:rsid w:val="00EA4CAF"/>
    <w:rsid w:val="00EA4CC3"/>
    <w:rsid w:val="00EA58AF"/>
    <w:rsid w:val="00EA598D"/>
    <w:rsid w:val="00EA5F18"/>
    <w:rsid w:val="00EA64B4"/>
    <w:rsid w:val="00EA7B05"/>
    <w:rsid w:val="00EA7C14"/>
    <w:rsid w:val="00EB1403"/>
    <w:rsid w:val="00EB283C"/>
    <w:rsid w:val="00EB2879"/>
    <w:rsid w:val="00EB289D"/>
    <w:rsid w:val="00EB2C13"/>
    <w:rsid w:val="00EB2DE8"/>
    <w:rsid w:val="00EB2E2B"/>
    <w:rsid w:val="00EB323F"/>
    <w:rsid w:val="00EB5928"/>
    <w:rsid w:val="00EB69F4"/>
    <w:rsid w:val="00EB70BE"/>
    <w:rsid w:val="00EB7D1E"/>
    <w:rsid w:val="00EC06E9"/>
    <w:rsid w:val="00EC0A71"/>
    <w:rsid w:val="00EC0B8C"/>
    <w:rsid w:val="00EC33B6"/>
    <w:rsid w:val="00EC3413"/>
    <w:rsid w:val="00EC409B"/>
    <w:rsid w:val="00EC4195"/>
    <w:rsid w:val="00EC42A4"/>
    <w:rsid w:val="00EC66CC"/>
    <w:rsid w:val="00EC7870"/>
    <w:rsid w:val="00ED04C6"/>
    <w:rsid w:val="00ED0855"/>
    <w:rsid w:val="00ED325C"/>
    <w:rsid w:val="00ED3865"/>
    <w:rsid w:val="00ED476F"/>
    <w:rsid w:val="00ED4B5D"/>
    <w:rsid w:val="00ED5762"/>
    <w:rsid w:val="00ED74A1"/>
    <w:rsid w:val="00ED7981"/>
    <w:rsid w:val="00EE0D06"/>
    <w:rsid w:val="00EE196B"/>
    <w:rsid w:val="00EE2760"/>
    <w:rsid w:val="00EE28DB"/>
    <w:rsid w:val="00EE2FC0"/>
    <w:rsid w:val="00EE38C5"/>
    <w:rsid w:val="00EE4016"/>
    <w:rsid w:val="00EE4495"/>
    <w:rsid w:val="00EE46C0"/>
    <w:rsid w:val="00EE486C"/>
    <w:rsid w:val="00EE4902"/>
    <w:rsid w:val="00EE53B4"/>
    <w:rsid w:val="00EE5997"/>
    <w:rsid w:val="00EE6A75"/>
    <w:rsid w:val="00EE74DF"/>
    <w:rsid w:val="00EF0C5E"/>
    <w:rsid w:val="00EF0FCA"/>
    <w:rsid w:val="00EF2005"/>
    <w:rsid w:val="00EF286F"/>
    <w:rsid w:val="00EF3D0D"/>
    <w:rsid w:val="00EF65CB"/>
    <w:rsid w:val="00EF6A29"/>
    <w:rsid w:val="00EF72C0"/>
    <w:rsid w:val="00EF761D"/>
    <w:rsid w:val="00F00285"/>
    <w:rsid w:val="00F00B18"/>
    <w:rsid w:val="00F017EC"/>
    <w:rsid w:val="00F01D71"/>
    <w:rsid w:val="00F02546"/>
    <w:rsid w:val="00F02CF6"/>
    <w:rsid w:val="00F03421"/>
    <w:rsid w:val="00F036FF"/>
    <w:rsid w:val="00F074E3"/>
    <w:rsid w:val="00F0758F"/>
    <w:rsid w:val="00F078B2"/>
    <w:rsid w:val="00F10086"/>
    <w:rsid w:val="00F108BF"/>
    <w:rsid w:val="00F111FD"/>
    <w:rsid w:val="00F11D20"/>
    <w:rsid w:val="00F13839"/>
    <w:rsid w:val="00F14090"/>
    <w:rsid w:val="00F14BD9"/>
    <w:rsid w:val="00F14EA1"/>
    <w:rsid w:val="00F15FA5"/>
    <w:rsid w:val="00F162D4"/>
    <w:rsid w:val="00F16716"/>
    <w:rsid w:val="00F173E6"/>
    <w:rsid w:val="00F17895"/>
    <w:rsid w:val="00F21608"/>
    <w:rsid w:val="00F2163C"/>
    <w:rsid w:val="00F2238D"/>
    <w:rsid w:val="00F234D5"/>
    <w:rsid w:val="00F23753"/>
    <w:rsid w:val="00F24843"/>
    <w:rsid w:val="00F24BCB"/>
    <w:rsid w:val="00F24C7F"/>
    <w:rsid w:val="00F2549F"/>
    <w:rsid w:val="00F255D5"/>
    <w:rsid w:val="00F25B45"/>
    <w:rsid w:val="00F26838"/>
    <w:rsid w:val="00F26E38"/>
    <w:rsid w:val="00F27D04"/>
    <w:rsid w:val="00F30EC6"/>
    <w:rsid w:val="00F314B5"/>
    <w:rsid w:val="00F31E39"/>
    <w:rsid w:val="00F35752"/>
    <w:rsid w:val="00F35DAD"/>
    <w:rsid w:val="00F3601E"/>
    <w:rsid w:val="00F360A4"/>
    <w:rsid w:val="00F364CE"/>
    <w:rsid w:val="00F36825"/>
    <w:rsid w:val="00F37982"/>
    <w:rsid w:val="00F400D4"/>
    <w:rsid w:val="00F40B1A"/>
    <w:rsid w:val="00F41137"/>
    <w:rsid w:val="00F42453"/>
    <w:rsid w:val="00F42BE7"/>
    <w:rsid w:val="00F42C59"/>
    <w:rsid w:val="00F43905"/>
    <w:rsid w:val="00F43B6C"/>
    <w:rsid w:val="00F45FA0"/>
    <w:rsid w:val="00F46987"/>
    <w:rsid w:val="00F47575"/>
    <w:rsid w:val="00F4783A"/>
    <w:rsid w:val="00F50415"/>
    <w:rsid w:val="00F508A2"/>
    <w:rsid w:val="00F524A6"/>
    <w:rsid w:val="00F527F3"/>
    <w:rsid w:val="00F53E48"/>
    <w:rsid w:val="00F54B37"/>
    <w:rsid w:val="00F559EC"/>
    <w:rsid w:val="00F56566"/>
    <w:rsid w:val="00F576AF"/>
    <w:rsid w:val="00F577DE"/>
    <w:rsid w:val="00F616E3"/>
    <w:rsid w:val="00F6173E"/>
    <w:rsid w:val="00F61C5B"/>
    <w:rsid w:val="00F61FA7"/>
    <w:rsid w:val="00F62171"/>
    <w:rsid w:val="00F623A4"/>
    <w:rsid w:val="00F62455"/>
    <w:rsid w:val="00F62C54"/>
    <w:rsid w:val="00F6357B"/>
    <w:rsid w:val="00F6365C"/>
    <w:rsid w:val="00F63950"/>
    <w:rsid w:val="00F649C6"/>
    <w:rsid w:val="00F64DDE"/>
    <w:rsid w:val="00F65170"/>
    <w:rsid w:val="00F6575D"/>
    <w:rsid w:val="00F65FA0"/>
    <w:rsid w:val="00F66980"/>
    <w:rsid w:val="00F66A4A"/>
    <w:rsid w:val="00F67126"/>
    <w:rsid w:val="00F67743"/>
    <w:rsid w:val="00F703E0"/>
    <w:rsid w:val="00F7147B"/>
    <w:rsid w:val="00F71890"/>
    <w:rsid w:val="00F71E5F"/>
    <w:rsid w:val="00F729FC"/>
    <w:rsid w:val="00F72F21"/>
    <w:rsid w:val="00F7331F"/>
    <w:rsid w:val="00F73650"/>
    <w:rsid w:val="00F74216"/>
    <w:rsid w:val="00F7474A"/>
    <w:rsid w:val="00F74837"/>
    <w:rsid w:val="00F75E53"/>
    <w:rsid w:val="00F768D2"/>
    <w:rsid w:val="00F76A50"/>
    <w:rsid w:val="00F778C8"/>
    <w:rsid w:val="00F779AE"/>
    <w:rsid w:val="00F81050"/>
    <w:rsid w:val="00F81565"/>
    <w:rsid w:val="00F8299D"/>
    <w:rsid w:val="00F82C34"/>
    <w:rsid w:val="00F82C5F"/>
    <w:rsid w:val="00F83705"/>
    <w:rsid w:val="00F83BCC"/>
    <w:rsid w:val="00F85733"/>
    <w:rsid w:val="00F85CD2"/>
    <w:rsid w:val="00F865DA"/>
    <w:rsid w:val="00F877E4"/>
    <w:rsid w:val="00F87C59"/>
    <w:rsid w:val="00F90469"/>
    <w:rsid w:val="00F90799"/>
    <w:rsid w:val="00F90AEB"/>
    <w:rsid w:val="00F91148"/>
    <w:rsid w:val="00F91F14"/>
    <w:rsid w:val="00F92E30"/>
    <w:rsid w:val="00F939B0"/>
    <w:rsid w:val="00F93D2F"/>
    <w:rsid w:val="00F9612E"/>
    <w:rsid w:val="00F96D56"/>
    <w:rsid w:val="00F97F29"/>
    <w:rsid w:val="00FA0611"/>
    <w:rsid w:val="00FA0E09"/>
    <w:rsid w:val="00FA0FEE"/>
    <w:rsid w:val="00FA108F"/>
    <w:rsid w:val="00FA131D"/>
    <w:rsid w:val="00FA1742"/>
    <w:rsid w:val="00FA1B0A"/>
    <w:rsid w:val="00FA232C"/>
    <w:rsid w:val="00FA36D2"/>
    <w:rsid w:val="00FA44F9"/>
    <w:rsid w:val="00FA4A4E"/>
    <w:rsid w:val="00FA6583"/>
    <w:rsid w:val="00FA7E1B"/>
    <w:rsid w:val="00FB0076"/>
    <w:rsid w:val="00FB0178"/>
    <w:rsid w:val="00FB0227"/>
    <w:rsid w:val="00FB1486"/>
    <w:rsid w:val="00FB188F"/>
    <w:rsid w:val="00FB3332"/>
    <w:rsid w:val="00FB379A"/>
    <w:rsid w:val="00FB38FF"/>
    <w:rsid w:val="00FB4574"/>
    <w:rsid w:val="00FB4685"/>
    <w:rsid w:val="00FB49A7"/>
    <w:rsid w:val="00FB5CD2"/>
    <w:rsid w:val="00FB6B3F"/>
    <w:rsid w:val="00FB781F"/>
    <w:rsid w:val="00FB7E24"/>
    <w:rsid w:val="00FC0000"/>
    <w:rsid w:val="00FC07F1"/>
    <w:rsid w:val="00FC09E5"/>
    <w:rsid w:val="00FC153C"/>
    <w:rsid w:val="00FC1BDA"/>
    <w:rsid w:val="00FC233E"/>
    <w:rsid w:val="00FC296B"/>
    <w:rsid w:val="00FC2985"/>
    <w:rsid w:val="00FC2CEC"/>
    <w:rsid w:val="00FC2CED"/>
    <w:rsid w:val="00FC33EE"/>
    <w:rsid w:val="00FC41E4"/>
    <w:rsid w:val="00FC46AF"/>
    <w:rsid w:val="00FC4963"/>
    <w:rsid w:val="00FC4B6D"/>
    <w:rsid w:val="00FC53FB"/>
    <w:rsid w:val="00FC5E71"/>
    <w:rsid w:val="00FC65E1"/>
    <w:rsid w:val="00FC6835"/>
    <w:rsid w:val="00FC6838"/>
    <w:rsid w:val="00FC767A"/>
    <w:rsid w:val="00FD0688"/>
    <w:rsid w:val="00FD06AE"/>
    <w:rsid w:val="00FD11C5"/>
    <w:rsid w:val="00FD13D7"/>
    <w:rsid w:val="00FD1FE9"/>
    <w:rsid w:val="00FD2506"/>
    <w:rsid w:val="00FD385D"/>
    <w:rsid w:val="00FD3A8A"/>
    <w:rsid w:val="00FD3E2F"/>
    <w:rsid w:val="00FD48E8"/>
    <w:rsid w:val="00FD4FB5"/>
    <w:rsid w:val="00FD5329"/>
    <w:rsid w:val="00FD5E67"/>
    <w:rsid w:val="00FD6220"/>
    <w:rsid w:val="00FD62AE"/>
    <w:rsid w:val="00FD680C"/>
    <w:rsid w:val="00FD6BCA"/>
    <w:rsid w:val="00FD6D01"/>
    <w:rsid w:val="00FD72B4"/>
    <w:rsid w:val="00FD73D7"/>
    <w:rsid w:val="00FD7410"/>
    <w:rsid w:val="00FD7D70"/>
    <w:rsid w:val="00FD7E4F"/>
    <w:rsid w:val="00FD7EE5"/>
    <w:rsid w:val="00FE0629"/>
    <w:rsid w:val="00FE1461"/>
    <w:rsid w:val="00FE16B6"/>
    <w:rsid w:val="00FE1744"/>
    <w:rsid w:val="00FE2F1F"/>
    <w:rsid w:val="00FE34C9"/>
    <w:rsid w:val="00FE4A26"/>
    <w:rsid w:val="00FE4D78"/>
    <w:rsid w:val="00FE6C02"/>
    <w:rsid w:val="00FE77D7"/>
    <w:rsid w:val="00FE7DFD"/>
    <w:rsid w:val="00FF0082"/>
    <w:rsid w:val="00FF0D27"/>
    <w:rsid w:val="00FF2704"/>
    <w:rsid w:val="00FF2F4D"/>
    <w:rsid w:val="00FF39FF"/>
    <w:rsid w:val="00FF4257"/>
    <w:rsid w:val="00FF42BA"/>
    <w:rsid w:val="00FF4C04"/>
    <w:rsid w:val="00FF4CF1"/>
    <w:rsid w:val="00FF51BA"/>
    <w:rsid w:val="00FF5326"/>
    <w:rsid w:val="00FF59CC"/>
    <w:rsid w:val="00FF6790"/>
    <w:rsid w:val="00FF715E"/>
    <w:rsid w:val="28BD8D05"/>
    <w:rsid w:val="3457520F"/>
    <w:rsid w:val="3549A6FC"/>
    <w:rsid w:val="483D3355"/>
    <w:rsid w:val="7805288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1"/>
    <o:shapelayout v:ext="edit">
      <o:idmap v:ext="edit" data="2"/>
      <o:rules v:ext="edit">
        <o:r id="V:Rule1" type="connector" idref="#_x0000_s2128"/>
        <o:r id="V:Rule2" type="connector" idref="#_x0000_s2129"/>
        <o:r id="V:Rule3" type="connector" idref="#_x0000_s2123"/>
        <o:r id="V:Rule4" type="connector" idref="#_x0000_s2141"/>
        <o:r id="V:Rule5" type="connector" idref="#_x0000_s2122"/>
        <o:r id="V:Rule6" type="connector" idref="#_x0000_s2145"/>
        <o:r id="V:Rule7" type="connector" idref="#_x0000_s2130"/>
        <o:r id="V:Rule8" type="connector" idref="#_x0000_s2158"/>
        <o:r id="V:Rule9" type="connector" idref="#_x0000_s2156"/>
        <o:r id="V:Rule10" type="connector" idref="#_x0000_s2132"/>
        <o:r id="V:Rule11" type="connector" idref="#_x0000_s2131"/>
        <o:r id="V:Rule12" type="connector" idref="#_x0000_s2133"/>
        <o:r id="V:Rule13" type="connector" idref="#_x0000_s2146"/>
        <o:r id="V:Rule14" type="connector" idref="#_x0000_s2159"/>
      </o:rules>
    </o:shapelayout>
  </w:shapeDefaults>
  <w:decimalSymbol w:val="."/>
  <w:listSeparator w:val=";"/>
  <w14:docId w14:val="3F6407BB"/>
  <w15:docId w15:val="{B3CEB823-CF11-490D-9307-BE43B2CC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262F"/>
    <w:pPr>
      <w:keepLines/>
      <w:jc w:val="both"/>
    </w:pPr>
    <w:rPr>
      <w:sz w:val="24"/>
      <w:szCs w:val="24"/>
      <w:lang w:val="fr-FR" w:eastAsia="fr-FR"/>
    </w:rPr>
  </w:style>
  <w:style w:type="paragraph" w:styleId="Titre1">
    <w:name w:val="heading 1"/>
    <w:basedOn w:val="Titre"/>
    <w:next w:val="Normal"/>
    <w:qFormat/>
    <w:rsid w:val="00C81A77"/>
    <w:pPr>
      <w:numPr>
        <w:numId w:val="1"/>
      </w:numPr>
      <w:spacing w:before="500" w:after="140"/>
      <w:jc w:val="left"/>
    </w:pPr>
    <w:rPr>
      <w:sz w:val="40"/>
      <w:szCs w:val="48"/>
    </w:rPr>
  </w:style>
  <w:style w:type="paragraph" w:styleId="Titre2">
    <w:name w:val="heading 2"/>
    <w:basedOn w:val="Normal"/>
    <w:next w:val="Normal"/>
    <w:qFormat/>
    <w:rsid w:val="00A8683F"/>
    <w:pPr>
      <w:keepNext/>
      <w:numPr>
        <w:ilvl w:val="1"/>
        <w:numId w:val="1"/>
      </w:numPr>
      <w:spacing w:before="200" w:after="100"/>
      <w:jc w:val="left"/>
      <w:outlineLvl w:val="1"/>
    </w:pPr>
    <w:rPr>
      <w:rFonts w:ascii="Arial" w:hAnsi="Arial" w:cs="Arial"/>
      <w:sz w:val="36"/>
      <w:szCs w:val="36"/>
    </w:rPr>
  </w:style>
  <w:style w:type="paragraph" w:styleId="Titre3">
    <w:name w:val="heading 3"/>
    <w:basedOn w:val="Normal"/>
    <w:next w:val="Normal"/>
    <w:qFormat/>
    <w:rsid w:val="00A8683F"/>
    <w:pPr>
      <w:numPr>
        <w:ilvl w:val="2"/>
        <w:numId w:val="1"/>
      </w:numPr>
      <w:spacing w:before="160" w:after="60"/>
      <w:jc w:val="left"/>
      <w:outlineLvl w:val="2"/>
    </w:pPr>
    <w:rPr>
      <w:rFonts w:ascii="Arial" w:hAnsi="Arial" w:cs="Arial"/>
      <w:sz w:val="32"/>
      <w:szCs w:val="32"/>
    </w:rPr>
  </w:style>
  <w:style w:type="paragraph" w:styleId="Titre4">
    <w:name w:val="heading 4"/>
    <w:basedOn w:val="Normal"/>
    <w:next w:val="Normal"/>
    <w:qFormat/>
    <w:rsid w:val="00A8683F"/>
    <w:pPr>
      <w:numPr>
        <w:ilvl w:val="3"/>
        <w:numId w:val="1"/>
      </w:numPr>
      <w:spacing w:before="80" w:after="40"/>
      <w:jc w:val="left"/>
      <w:outlineLvl w:val="3"/>
    </w:pPr>
    <w:rPr>
      <w:rFonts w:ascii="Arial" w:hAnsi="Arial"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ascii="Arial" w:hAnsi="Arial" w:cs="Arial"/>
      <w:szCs w:val="22"/>
    </w:rPr>
  </w:style>
  <w:style w:type="paragraph" w:styleId="Titre6">
    <w:name w:val="heading 6"/>
    <w:basedOn w:val="Normal"/>
    <w:next w:val="Normal"/>
    <w:qFormat/>
    <w:rsid w:val="00A8683F"/>
    <w:pPr>
      <w:numPr>
        <w:ilvl w:val="5"/>
        <w:numId w:val="1"/>
      </w:numPr>
      <w:spacing w:before="60" w:after="40"/>
      <w:outlineLvl w:val="5"/>
    </w:pPr>
    <w:rPr>
      <w:rFonts w:ascii="Arial" w:hAnsi="Arial"/>
      <w:iCs/>
      <w:sz w:val="22"/>
      <w:szCs w:val="22"/>
    </w:rPr>
  </w:style>
  <w:style w:type="paragraph" w:styleId="Titre7">
    <w:name w:val="heading 7"/>
    <w:basedOn w:val="Normal"/>
    <w:next w:val="Normal"/>
    <w:qFormat/>
    <w:pPr>
      <w:spacing w:before="240" w:after="60"/>
      <w:outlineLvl w:val="6"/>
    </w:pPr>
    <w:rPr>
      <w:rFonts w:ascii="Arial" w:hAnsi="Arial" w:cs="Arial"/>
    </w:rPr>
  </w:style>
  <w:style w:type="paragraph" w:styleId="Titre8">
    <w:name w:val="heading 8"/>
    <w:basedOn w:val="Normal"/>
    <w:next w:val="Normal"/>
    <w:qFormat/>
    <w:pPr>
      <w:spacing w:before="240" w:after="60"/>
      <w:outlineLvl w:val="7"/>
    </w:pPr>
    <w:rPr>
      <w:rFonts w:ascii="Arial" w:hAnsi="Arial"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ascii="Arial" w:hAnsi="Arial"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styleId="Textedelespacerserv">
    <w:name w:val="Placeholder Text"/>
    <w:basedOn w:val="Policepardfaut"/>
    <w:uiPriority w:val="99"/>
    <w:semiHidden/>
    <w:rsid w:val="007D23CF"/>
    <w:rPr>
      <w:color w:val="666666"/>
    </w:rPr>
  </w:style>
  <w:style w:type="paragraph" w:styleId="Paragraphedeliste">
    <w:name w:val="List Paragraph"/>
    <w:basedOn w:val="Normal"/>
    <w:uiPriority w:val="34"/>
    <w:qFormat/>
    <w:rsid w:val="005C7D91"/>
    <w:pPr>
      <w:ind w:left="720"/>
      <w:contextualSpacing/>
    </w:pPr>
  </w:style>
  <w:style w:type="table" w:styleId="TableauGrille1Clair">
    <w:name w:val="Grid Table 1 Light"/>
    <w:basedOn w:val="TableauNormal"/>
    <w:uiPriority w:val="46"/>
    <w:rsid w:val="00FB5CD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1F0F2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1F0F29"/>
    <w:rPr>
      <w:rFonts w:asciiTheme="minorHAnsi" w:eastAsiaTheme="minorEastAsia" w:hAnsiTheme="minorHAnsi" w:cstheme="minorBidi"/>
      <w:color w:val="5A5A5A" w:themeColor="text1" w:themeTint="A5"/>
      <w:spacing w:val="15"/>
      <w:sz w:val="22"/>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chart" Target="charts/chart1.xm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https://eduvaud-my.sharepoint.com/personal/luc_derre_eduvaud_ch/Documents/ES/Rapport/GENELEC%201/ELAN%202.0/TP1%20diode/Mesures.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eduvaud-my.sharepoint.com/personal/luc_derre_eduvaud_ch/Documents/ES/Rapport/GENELEC%201/ELAN%202.0/TP1%20diode/Mesure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a:t>Mpp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Feuil1!$I$17</c:f>
              <c:strCache>
                <c:ptCount val="1"/>
                <c:pt idx="0">
                  <c:v>[A]</c:v>
                </c:pt>
              </c:strCache>
            </c:strRef>
          </c:tx>
          <c:spPr>
            <a:ln w="38100" cap="rnd">
              <a:noFill/>
              <a:round/>
            </a:ln>
            <a:effectLst/>
          </c:spPr>
          <c:marker>
            <c:symbol val="circle"/>
            <c:size val="5"/>
            <c:spPr>
              <a:solidFill>
                <a:schemeClr val="accent1"/>
              </a:solidFill>
              <a:ln w="9525">
                <a:solidFill>
                  <a:schemeClr val="accent1"/>
                </a:solidFill>
              </a:ln>
              <a:effectLst/>
            </c:spPr>
          </c:marker>
          <c:xVal>
            <c:numRef>
              <c:f>Feuil1!$H$18:$H$32</c:f>
              <c:numCache>
                <c:formatCode>##0.00E+0</c:formatCode>
                <c:ptCount val="15"/>
                <c:pt idx="0">
                  <c:v>2.8999999999999998E-3</c:v>
                </c:pt>
                <c:pt idx="1">
                  <c:v>2.5</c:v>
                </c:pt>
                <c:pt idx="2">
                  <c:v>4.43</c:v>
                </c:pt>
                <c:pt idx="3">
                  <c:v>4.6399999999999997</c:v>
                </c:pt>
                <c:pt idx="4">
                  <c:v>4.75</c:v>
                </c:pt>
                <c:pt idx="5">
                  <c:v>5</c:v>
                </c:pt>
                <c:pt idx="6">
                  <c:v>5.0599999999999996</c:v>
                </c:pt>
                <c:pt idx="7">
                  <c:v>5.09</c:v>
                </c:pt>
              </c:numCache>
            </c:numRef>
          </c:xVal>
          <c:yVal>
            <c:numRef>
              <c:f>Feuil1!$I$18:$I$32</c:f>
              <c:numCache>
                <c:formatCode>##0.0E+0</c:formatCode>
                <c:ptCount val="15"/>
                <c:pt idx="0">
                  <c:v>6.1600000000000001E-4</c:v>
                </c:pt>
                <c:pt idx="1">
                  <c:v>5.4199999999999995E-4</c:v>
                </c:pt>
                <c:pt idx="2">
                  <c:v>4.84E-4</c:v>
                </c:pt>
                <c:pt idx="3">
                  <c:v>3.4000000000000002E-4</c:v>
                </c:pt>
                <c:pt idx="4">
                  <c:v>2.5799999999999998E-4</c:v>
                </c:pt>
                <c:pt idx="5">
                  <c:v>2.186E-4</c:v>
                </c:pt>
                <c:pt idx="6">
                  <c:v>1.126E-4</c:v>
                </c:pt>
                <c:pt idx="7">
                  <c:v>7.5300000000000001E-5</c:v>
                </c:pt>
              </c:numCache>
            </c:numRef>
          </c:yVal>
          <c:smooth val="0"/>
          <c:extLst>
            <c:ext xmlns:c16="http://schemas.microsoft.com/office/drawing/2014/chart" uri="{C3380CC4-5D6E-409C-BE32-E72D297353CC}">
              <c16:uniqueId val="{00000000-CF82-46D6-9F7B-F573FD3E7451}"/>
            </c:ext>
          </c:extLst>
        </c:ser>
        <c:dLbls>
          <c:showLegendKey val="0"/>
          <c:showVal val="0"/>
          <c:showCatName val="0"/>
          <c:showSerName val="0"/>
          <c:showPercent val="0"/>
          <c:showBubbleSize val="0"/>
        </c:dLbls>
        <c:axId val="1214192912"/>
        <c:axId val="1104327216"/>
      </c:scatterChart>
      <c:scatterChart>
        <c:scatterStyle val="lineMarker"/>
        <c:varyColors val="0"/>
        <c:ser>
          <c:idx val="1"/>
          <c:order val="1"/>
          <c:tx>
            <c:strRef>
              <c:f>Feuil1!$J$17</c:f>
              <c:strCache>
                <c:ptCount val="1"/>
                <c:pt idx="0">
                  <c:v>[W]</c:v>
                </c:pt>
              </c:strCache>
            </c:strRef>
          </c:tx>
          <c:spPr>
            <a:ln w="38100" cap="rnd">
              <a:noFill/>
              <a:round/>
            </a:ln>
            <a:effectLst/>
          </c:spPr>
          <c:marker>
            <c:symbol val="circle"/>
            <c:size val="5"/>
            <c:spPr>
              <a:solidFill>
                <a:schemeClr val="accent2"/>
              </a:solidFill>
              <a:ln w="9525">
                <a:solidFill>
                  <a:schemeClr val="accent2"/>
                </a:solidFill>
              </a:ln>
              <a:effectLst/>
            </c:spPr>
          </c:marker>
          <c:xVal>
            <c:numRef>
              <c:f>Feuil1!$H$18:$H$32</c:f>
              <c:numCache>
                <c:formatCode>##0.00E+0</c:formatCode>
                <c:ptCount val="15"/>
                <c:pt idx="0">
                  <c:v>2.8999999999999998E-3</c:v>
                </c:pt>
                <c:pt idx="1">
                  <c:v>2.5</c:v>
                </c:pt>
                <c:pt idx="2">
                  <c:v>4.43</c:v>
                </c:pt>
                <c:pt idx="3">
                  <c:v>4.6399999999999997</c:v>
                </c:pt>
                <c:pt idx="4">
                  <c:v>4.75</c:v>
                </c:pt>
                <c:pt idx="5">
                  <c:v>5</c:v>
                </c:pt>
                <c:pt idx="6">
                  <c:v>5.0599999999999996</c:v>
                </c:pt>
                <c:pt idx="7">
                  <c:v>5.09</c:v>
                </c:pt>
              </c:numCache>
            </c:numRef>
          </c:xVal>
          <c:yVal>
            <c:numRef>
              <c:f>Feuil1!$J$18:$J$32</c:f>
              <c:numCache>
                <c:formatCode>##0.0E+0</c:formatCode>
                <c:ptCount val="15"/>
                <c:pt idx="0">
                  <c:v>1.7864E-6</c:v>
                </c:pt>
                <c:pt idx="1">
                  <c:v>1.3549999999999999E-3</c:v>
                </c:pt>
                <c:pt idx="2">
                  <c:v>2.1441199999999998E-3</c:v>
                </c:pt>
                <c:pt idx="3">
                  <c:v>1.5776E-3</c:v>
                </c:pt>
                <c:pt idx="4">
                  <c:v>1.2255E-3</c:v>
                </c:pt>
                <c:pt idx="5">
                  <c:v>1.093E-3</c:v>
                </c:pt>
                <c:pt idx="6">
                  <c:v>5.6975599999999993E-4</c:v>
                </c:pt>
                <c:pt idx="7">
                  <c:v>3.8327700000000001E-4</c:v>
                </c:pt>
              </c:numCache>
            </c:numRef>
          </c:yVal>
          <c:smooth val="0"/>
          <c:extLst>
            <c:ext xmlns:c16="http://schemas.microsoft.com/office/drawing/2014/chart" uri="{C3380CC4-5D6E-409C-BE32-E72D297353CC}">
              <c16:uniqueId val="{00000001-CF82-46D6-9F7B-F573FD3E7451}"/>
            </c:ext>
          </c:extLst>
        </c:ser>
        <c:dLbls>
          <c:showLegendKey val="0"/>
          <c:showVal val="0"/>
          <c:showCatName val="0"/>
          <c:showSerName val="0"/>
          <c:showPercent val="0"/>
          <c:showBubbleSize val="0"/>
        </c:dLbls>
        <c:axId val="1104361296"/>
        <c:axId val="1104365616"/>
      </c:scatterChart>
      <c:valAx>
        <c:axId val="12141929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Volte [V]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04327216"/>
        <c:crosses val="autoZero"/>
        <c:crossBetween val="midCat"/>
      </c:valAx>
      <c:valAx>
        <c:axId val="1104327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Ampère [A]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14192912"/>
        <c:crosses val="autoZero"/>
        <c:crossBetween val="midCat"/>
      </c:valAx>
      <c:valAx>
        <c:axId val="110436561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Puissance [W]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04361296"/>
        <c:crosses val="max"/>
        <c:crossBetween val="midCat"/>
      </c:valAx>
      <c:valAx>
        <c:axId val="1104361296"/>
        <c:scaling>
          <c:orientation val="minMax"/>
        </c:scaling>
        <c:delete val="1"/>
        <c:axPos val="b"/>
        <c:numFmt formatCode="##0.00E+0" sourceLinked="1"/>
        <c:majorTickMark val="out"/>
        <c:minorTickMark val="none"/>
        <c:tickLblPos val="nextTo"/>
        <c:crossAx val="11043656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a:t>Mpp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Feuil1!$I$35</c:f>
              <c:strCache>
                <c:ptCount val="1"/>
                <c:pt idx="0">
                  <c:v>[A]</c:v>
                </c:pt>
              </c:strCache>
            </c:strRef>
          </c:tx>
          <c:spPr>
            <a:ln w="38100" cap="rnd">
              <a:noFill/>
              <a:round/>
            </a:ln>
            <a:effectLst/>
          </c:spPr>
          <c:marker>
            <c:symbol val="circle"/>
            <c:size val="5"/>
            <c:spPr>
              <a:solidFill>
                <a:schemeClr val="accent1"/>
              </a:solidFill>
              <a:ln w="9525">
                <a:solidFill>
                  <a:schemeClr val="accent1"/>
                </a:solidFill>
              </a:ln>
              <a:effectLst/>
            </c:spPr>
          </c:marker>
          <c:xVal>
            <c:numRef>
              <c:f>Feuil1!$H$36:$H$43</c:f>
              <c:numCache>
                <c:formatCode>##0.00E+0</c:formatCode>
                <c:ptCount val="8"/>
                <c:pt idx="0">
                  <c:v>0</c:v>
                </c:pt>
                <c:pt idx="1">
                  <c:v>0.18240000000000001</c:v>
                </c:pt>
                <c:pt idx="2">
                  <c:v>0.26860000000000001</c:v>
                </c:pt>
                <c:pt idx="3">
                  <c:v>0.308</c:v>
                </c:pt>
                <c:pt idx="4">
                  <c:v>0.33</c:v>
                </c:pt>
                <c:pt idx="5">
                  <c:v>0.33929999999999999</c:v>
                </c:pt>
                <c:pt idx="6">
                  <c:v>0.36299999999999999</c:v>
                </c:pt>
                <c:pt idx="7">
                  <c:v>0.36940000000000001</c:v>
                </c:pt>
              </c:numCache>
            </c:numRef>
          </c:xVal>
          <c:yVal>
            <c:numRef>
              <c:f>Feuil1!$I$36:$I$43</c:f>
              <c:numCache>
                <c:formatCode>##0.0E+0</c:formatCode>
                <c:ptCount val="8"/>
                <c:pt idx="0">
                  <c:v>4.6199999999999998E-5</c:v>
                </c:pt>
                <c:pt idx="1">
                  <c:v>4.0500000000000002E-5</c:v>
                </c:pt>
                <c:pt idx="2">
                  <c:v>2.9799999999999999E-5</c:v>
                </c:pt>
                <c:pt idx="3">
                  <c:v>2.2500000000000001E-5</c:v>
                </c:pt>
                <c:pt idx="4">
                  <c:v>1.8099999999999999E-5</c:v>
                </c:pt>
                <c:pt idx="5">
                  <c:v>1.49E-5</c:v>
                </c:pt>
                <c:pt idx="6">
                  <c:v>7.9000000000000006E-6</c:v>
                </c:pt>
                <c:pt idx="7">
                  <c:v>5.4E-6</c:v>
                </c:pt>
              </c:numCache>
            </c:numRef>
          </c:yVal>
          <c:smooth val="0"/>
          <c:extLst>
            <c:ext xmlns:c16="http://schemas.microsoft.com/office/drawing/2014/chart" uri="{C3380CC4-5D6E-409C-BE32-E72D297353CC}">
              <c16:uniqueId val="{00000000-CF0B-4326-8B5E-A9FF717EB04B}"/>
            </c:ext>
          </c:extLst>
        </c:ser>
        <c:dLbls>
          <c:showLegendKey val="0"/>
          <c:showVal val="0"/>
          <c:showCatName val="0"/>
          <c:showSerName val="0"/>
          <c:showPercent val="0"/>
          <c:showBubbleSize val="0"/>
        </c:dLbls>
        <c:axId val="1228776384"/>
        <c:axId val="1104370416"/>
      </c:scatterChart>
      <c:scatterChart>
        <c:scatterStyle val="lineMarker"/>
        <c:varyColors val="0"/>
        <c:ser>
          <c:idx val="1"/>
          <c:order val="1"/>
          <c:tx>
            <c:strRef>
              <c:f>Feuil1!$J$35</c:f>
              <c:strCache>
                <c:ptCount val="1"/>
                <c:pt idx="0">
                  <c:v>[W]</c:v>
                </c:pt>
              </c:strCache>
            </c:strRef>
          </c:tx>
          <c:spPr>
            <a:ln w="38100" cap="rnd">
              <a:noFill/>
              <a:round/>
            </a:ln>
            <a:effectLst/>
          </c:spPr>
          <c:marker>
            <c:symbol val="circle"/>
            <c:size val="5"/>
            <c:spPr>
              <a:solidFill>
                <a:schemeClr val="accent2"/>
              </a:solidFill>
              <a:ln w="9525">
                <a:solidFill>
                  <a:schemeClr val="accent2"/>
                </a:solidFill>
              </a:ln>
              <a:effectLst/>
            </c:spPr>
          </c:marker>
          <c:xVal>
            <c:numRef>
              <c:f>Feuil1!$H$36:$H$43</c:f>
              <c:numCache>
                <c:formatCode>##0.00E+0</c:formatCode>
                <c:ptCount val="8"/>
                <c:pt idx="0">
                  <c:v>0</c:v>
                </c:pt>
                <c:pt idx="1">
                  <c:v>0.18240000000000001</c:v>
                </c:pt>
                <c:pt idx="2">
                  <c:v>0.26860000000000001</c:v>
                </c:pt>
                <c:pt idx="3">
                  <c:v>0.308</c:v>
                </c:pt>
                <c:pt idx="4">
                  <c:v>0.33</c:v>
                </c:pt>
                <c:pt idx="5">
                  <c:v>0.33929999999999999</c:v>
                </c:pt>
                <c:pt idx="6">
                  <c:v>0.36299999999999999</c:v>
                </c:pt>
                <c:pt idx="7">
                  <c:v>0.36940000000000001</c:v>
                </c:pt>
              </c:numCache>
            </c:numRef>
          </c:xVal>
          <c:yVal>
            <c:numRef>
              <c:f>Feuil1!$J$36:$J$43</c:f>
              <c:numCache>
                <c:formatCode>##0.0E+0</c:formatCode>
                <c:ptCount val="8"/>
                <c:pt idx="0">
                  <c:v>0</c:v>
                </c:pt>
                <c:pt idx="1">
                  <c:v>7.3872000000000002E-6</c:v>
                </c:pt>
                <c:pt idx="2">
                  <c:v>8.0042799999999992E-6</c:v>
                </c:pt>
                <c:pt idx="3">
                  <c:v>6.9300000000000006E-6</c:v>
                </c:pt>
                <c:pt idx="4">
                  <c:v>5.9730000000000002E-6</c:v>
                </c:pt>
                <c:pt idx="5">
                  <c:v>5.0555699999999999E-6</c:v>
                </c:pt>
                <c:pt idx="6">
                  <c:v>2.8677000000000001E-6</c:v>
                </c:pt>
                <c:pt idx="7">
                  <c:v>1.9947600000000001E-6</c:v>
                </c:pt>
              </c:numCache>
            </c:numRef>
          </c:yVal>
          <c:smooth val="0"/>
          <c:extLst>
            <c:ext xmlns:c16="http://schemas.microsoft.com/office/drawing/2014/chart" uri="{C3380CC4-5D6E-409C-BE32-E72D297353CC}">
              <c16:uniqueId val="{00000001-CF0B-4326-8B5E-A9FF717EB04B}"/>
            </c:ext>
          </c:extLst>
        </c:ser>
        <c:dLbls>
          <c:showLegendKey val="0"/>
          <c:showVal val="0"/>
          <c:showCatName val="0"/>
          <c:showSerName val="0"/>
          <c:showPercent val="0"/>
          <c:showBubbleSize val="0"/>
        </c:dLbls>
        <c:axId val="489486928"/>
        <c:axId val="489479248"/>
      </c:scatterChart>
      <c:valAx>
        <c:axId val="12287763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Volte [V]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04370416"/>
        <c:crosses val="autoZero"/>
        <c:crossBetween val="midCat"/>
      </c:valAx>
      <c:valAx>
        <c:axId val="1104370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Ampère [A]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28776384"/>
        <c:crosses val="autoZero"/>
        <c:crossBetween val="midCat"/>
      </c:valAx>
      <c:valAx>
        <c:axId val="48947924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CH"/>
                  <a:t>Puissance [W]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9486928"/>
        <c:crosses val="max"/>
        <c:crossBetween val="midCat"/>
      </c:valAx>
      <c:valAx>
        <c:axId val="489486928"/>
        <c:scaling>
          <c:orientation val="minMax"/>
        </c:scaling>
        <c:delete val="1"/>
        <c:axPos val="b"/>
        <c:numFmt formatCode="##0.00E+0" sourceLinked="1"/>
        <c:majorTickMark val="out"/>
        <c:minorTickMark val="none"/>
        <c:tickLblPos val="nextTo"/>
        <c:crossAx val="4894792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0.87867</cdr:x>
      <cdr:y>0.17604</cdr:y>
    </cdr:from>
    <cdr:to>
      <cdr:x>0.9579</cdr:x>
      <cdr:y>0.26503</cdr:y>
    </cdr:to>
    <cdr:sp macro="" textlink="">
      <cdr:nvSpPr>
        <cdr:cNvPr id="2" name="Zone de texte 1"/>
        <cdr:cNvSpPr txBox="1"/>
      </cdr:nvSpPr>
      <cdr:spPr>
        <a:xfrm xmlns:a="http://schemas.openxmlformats.org/drawingml/2006/main">
          <a:off x="5070143" y="620974"/>
          <a:ext cx="457200" cy="31389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fr-CH" sz="1100" kern="1200"/>
            <a:t>Mpp</a:t>
          </a:r>
        </a:p>
      </cdr:txBody>
    </cdr: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0e00a4cf99bc3f03d34ef6c31cd1cd7b">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d92b54662f882ad78118ff7bacd10e7e"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342950f-c149-4cde-bab8-6b15bb743ebd}"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ABBB0D7F-3836-4EA9-A895-D49C176AB125}">
  <ds:schemaRefs>
    <ds:schemaRef ds:uri="http://schemas.microsoft.com/sharepoint/v3/contenttype/forms"/>
  </ds:schemaRefs>
</ds:datastoreItem>
</file>

<file path=customXml/itemProps2.xml><?xml version="1.0" encoding="utf-8"?>
<ds:datastoreItem xmlns:ds="http://schemas.openxmlformats.org/officeDocument/2006/customXml" ds:itemID="{7088C378-4822-4736-98DC-8D5D76FD4CA2}"/>
</file>

<file path=customXml/itemProps3.xml><?xml version="1.0" encoding="utf-8"?>
<ds:datastoreItem xmlns:ds="http://schemas.openxmlformats.org/officeDocument/2006/customXml" ds:itemID="{2A19AB31-39E0-4E91-B84E-6837E70CCC72}">
  <ds:schemaRefs>
    <ds:schemaRef ds:uri="http://schemas.openxmlformats.org/officeDocument/2006/bibliography"/>
  </ds:schemaRefs>
</ds:datastoreItem>
</file>

<file path=customXml/itemProps4.xml><?xml version="1.0" encoding="utf-8"?>
<ds:datastoreItem xmlns:ds="http://schemas.openxmlformats.org/officeDocument/2006/customXml" ds:itemID="{5016552D-4CB5-4175-8BA8-C6339E9608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23</Pages>
  <Words>2378</Words>
  <Characters>13084</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Luc Derré</dc:creator>
  <cp:keywords/>
  <cp:lastModifiedBy>Siméon Mathieu Augsburger</cp:lastModifiedBy>
  <cp:revision>1410</cp:revision>
  <cp:lastPrinted>2026-09-24T09:40:00Z</cp:lastPrinted>
  <dcterms:created xsi:type="dcterms:W3CDTF">2010-09-09T20:22:00Z</dcterms:created>
  <dcterms:modified xsi:type="dcterms:W3CDTF">2026-09-24T12:46:00Z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